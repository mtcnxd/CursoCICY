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EE6" w:rsidRPr="00105EE6" w:rsidRDefault="00105EE6" w:rsidP="00105EE6">
      <w:p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b/>
          <w:bCs/>
          <w:sz w:val="24"/>
          <w:szCs w:val="24"/>
          <w:lang w:eastAsia="es-ES"/>
        </w:rPr>
        <w:t>Bluetooth</w:t>
      </w:r>
      <w:r w:rsidRPr="00105EE6">
        <w:rPr>
          <w:rFonts w:ascii="Times New Roman" w:eastAsia="Times New Roman" w:hAnsi="Times New Roman" w:cs="Times New Roman"/>
          <w:sz w:val="24"/>
          <w:szCs w:val="24"/>
          <w:lang w:eastAsia="es-ES"/>
        </w:rPr>
        <w:t xml:space="preserve"> es una especificación industrial para Redes Inalámbricas de Área Personal (</w:t>
      </w:r>
      <w:proofErr w:type="spellStart"/>
      <w:r w:rsidRPr="00105EE6">
        <w:rPr>
          <w:rFonts w:ascii="Times New Roman" w:eastAsia="Times New Roman" w:hAnsi="Times New Roman" w:cs="Times New Roman"/>
          <w:sz w:val="24"/>
          <w:szCs w:val="24"/>
          <w:lang w:eastAsia="es-ES"/>
        </w:rPr>
        <w:t>WPANs</w:t>
      </w:r>
      <w:proofErr w:type="spellEnd"/>
      <w:r w:rsidRPr="00105EE6">
        <w:rPr>
          <w:rFonts w:ascii="Times New Roman" w:eastAsia="Times New Roman" w:hAnsi="Times New Roman" w:cs="Times New Roman"/>
          <w:sz w:val="24"/>
          <w:szCs w:val="24"/>
          <w:lang w:eastAsia="es-ES"/>
        </w:rPr>
        <w:t xml:space="preserve">) que posibilita la transmisión de voz y </w:t>
      </w:r>
      <w:hyperlink r:id="rId5" w:tooltip="Datos" w:history="1">
        <w:r w:rsidRPr="00105EE6">
          <w:rPr>
            <w:rFonts w:ascii="Times New Roman" w:eastAsia="Times New Roman" w:hAnsi="Times New Roman" w:cs="Times New Roman"/>
            <w:color w:val="0000FF"/>
            <w:sz w:val="24"/>
            <w:szCs w:val="24"/>
            <w:u w:val="single"/>
            <w:lang w:eastAsia="es-ES"/>
          </w:rPr>
          <w:t>datos</w:t>
        </w:r>
      </w:hyperlink>
      <w:r w:rsidRPr="00105EE6">
        <w:rPr>
          <w:rFonts w:ascii="Times New Roman" w:eastAsia="Times New Roman" w:hAnsi="Times New Roman" w:cs="Times New Roman"/>
          <w:sz w:val="24"/>
          <w:szCs w:val="24"/>
          <w:lang w:eastAsia="es-ES"/>
        </w:rPr>
        <w:t xml:space="preserve"> entre diferentes dispositivos mediante un enlace por </w:t>
      </w:r>
      <w:hyperlink r:id="rId6" w:tooltip="Radiofrecuencia" w:history="1">
        <w:r w:rsidRPr="00105EE6">
          <w:rPr>
            <w:rFonts w:ascii="Times New Roman" w:eastAsia="Times New Roman" w:hAnsi="Times New Roman" w:cs="Times New Roman"/>
            <w:color w:val="0000FF"/>
            <w:sz w:val="24"/>
            <w:szCs w:val="24"/>
            <w:u w:val="single"/>
            <w:lang w:eastAsia="es-ES"/>
          </w:rPr>
          <w:t>radiofrecuencia</w:t>
        </w:r>
      </w:hyperlink>
      <w:r w:rsidRPr="00105EE6">
        <w:rPr>
          <w:rFonts w:ascii="Times New Roman" w:eastAsia="Times New Roman" w:hAnsi="Times New Roman" w:cs="Times New Roman"/>
          <w:sz w:val="24"/>
          <w:szCs w:val="24"/>
          <w:lang w:eastAsia="es-ES"/>
        </w:rPr>
        <w:t xml:space="preserve"> en la </w:t>
      </w:r>
      <w:hyperlink r:id="rId7" w:tooltip="Banda ISM" w:history="1">
        <w:r w:rsidRPr="00105EE6">
          <w:rPr>
            <w:rFonts w:ascii="Times New Roman" w:eastAsia="Times New Roman" w:hAnsi="Times New Roman" w:cs="Times New Roman"/>
            <w:color w:val="0000FF"/>
            <w:sz w:val="24"/>
            <w:szCs w:val="24"/>
            <w:u w:val="single"/>
            <w:lang w:eastAsia="es-ES"/>
          </w:rPr>
          <w:t>banda ISM</w:t>
        </w:r>
      </w:hyperlink>
      <w:r w:rsidRPr="00105EE6">
        <w:rPr>
          <w:rFonts w:ascii="Times New Roman" w:eastAsia="Times New Roman" w:hAnsi="Times New Roman" w:cs="Times New Roman"/>
          <w:sz w:val="24"/>
          <w:szCs w:val="24"/>
          <w:lang w:eastAsia="es-ES"/>
        </w:rPr>
        <w:t xml:space="preserve"> de los 2,4 </w:t>
      </w:r>
      <w:hyperlink r:id="rId8" w:tooltip="GHz" w:history="1">
        <w:proofErr w:type="spellStart"/>
        <w:r w:rsidRPr="00105EE6">
          <w:rPr>
            <w:rFonts w:ascii="Times New Roman" w:eastAsia="Times New Roman" w:hAnsi="Times New Roman" w:cs="Times New Roman"/>
            <w:color w:val="0000FF"/>
            <w:sz w:val="24"/>
            <w:szCs w:val="24"/>
            <w:u w:val="single"/>
            <w:lang w:eastAsia="es-ES"/>
          </w:rPr>
          <w:t>GHz</w:t>
        </w:r>
      </w:hyperlink>
      <w:r w:rsidRPr="00105EE6">
        <w:rPr>
          <w:rFonts w:ascii="Times New Roman" w:eastAsia="Times New Roman" w:hAnsi="Times New Roman" w:cs="Times New Roman"/>
          <w:sz w:val="24"/>
          <w:szCs w:val="24"/>
          <w:lang w:eastAsia="es-ES"/>
        </w:rPr>
        <w:t>.</w:t>
      </w:r>
      <w:proofErr w:type="spellEnd"/>
      <w:r w:rsidRPr="00105EE6">
        <w:rPr>
          <w:rFonts w:ascii="Times New Roman" w:eastAsia="Times New Roman" w:hAnsi="Times New Roman" w:cs="Times New Roman"/>
          <w:sz w:val="24"/>
          <w:szCs w:val="24"/>
          <w:lang w:eastAsia="es-ES"/>
        </w:rPr>
        <w:t xml:space="preserve"> Los principales objetivos que se pretenden conseguir con esta norma son:</w:t>
      </w:r>
    </w:p>
    <w:p w:rsidR="00105EE6" w:rsidRPr="00105EE6" w:rsidRDefault="00105EE6" w:rsidP="00105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Facilitar las comunicaciones entre equipos móviles y fijos. </w:t>
      </w:r>
    </w:p>
    <w:p w:rsidR="00105EE6" w:rsidRPr="00105EE6" w:rsidRDefault="00105EE6" w:rsidP="00105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Eliminar cables y conectores entre éstos. </w:t>
      </w:r>
    </w:p>
    <w:p w:rsidR="00105EE6" w:rsidRPr="00105EE6" w:rsidRDefault="00105EE6" w:rsidP="00105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Ofrecer la posibilidad de crear pequeñas </w:t>
      </w:r>
      <w:hyperlink r:id="rId9" w:tooltip="Redes inalámbricas" w:history="1">
        <w:r w:rsidRPr="00105EE6">
          <w:rPr>
            <w:rFonts w:ascii="Times New Roman" w:eastAsia="Times New Roman" w:hAnsi="Times New Roman" w:cs="Times New Roman"/>
            <w:color w:val="0000FF"/>
            <w:sz w:val="24"/>
            <w:szCs w:val="24"/>
            <w:u w:val="single"/>
            <w:lang w:eastAsia="es-ES"/>
          </w:rPr>
          <w:t>redes inalámbricas</w:t>
        </w:r>
      </w:hyperlink>
      <w:r w:rsidRPr="00105EE6">
        <w:rPr>
          <w:rFonts w:ascii="Times New Roman" w:eastAsia="Times New Roman" w:hAnsi="Times New Roman" w:cs="Times New Roman"/>
          <w:sz w:val="24"/>
          <w:szCs w:val="24"/>
          <w:lang w:eastAsia="es-ES"/>
        </w:rPr>
        <w:t xml:space="preserve"> y facilitar la sincronización de datos entre equipos personales. </w:t>
      </w:r>
    </w:p>
    <w:p w:rsidR="00105EE6" w:rsidRPr="00105EE6" w:rsidRDefault="00105EE6" w:rsidP="00105EE6">
      <w:p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Los dispositivos que con mayor frecuencia utilizan esta tecnología pertenecen a sectores de las </w:t>
      </w:r>
      <w:hyperlink r:id="rId10" w:tooltip="Telecomunicaciones" w:history="1">
        <w:r w:rsidRPr="00105EE6">
          <w:rPr>
            <w:rFonts w:ascii="Times New Roman" w:eastAsia="Times New Roman" w:hAnsi="Times New Roman" w:cs="Times New Roman"/>
            <w:color w:val="0000FF"/>
            <w:sz w:val="24"/>
            <w:szCs w:val="24"/>
            <w:u w:val="single"/>
            <w:lang w:eastAsia="es-ES"/>
          </w:rPr>
          <w:t>telecomunicaciones</w:t>
        </w:r>
      </w:hyperlink>
      <w:r w:rsidRPr="00105EE6">
        <w:rPr>
          <w:rFonts w:ascii="Times New Roman" w:eastAsia="Times New Roman" w:hAnsi="Times New Roman" w:cs="Times New Roman"/>
          <w:sz w:val="24"/>
          <w:szCs w:val="24"/>
          <w:lang w:eastAsia="es-ES"/>
        </w:rPr>
        <w:t xml:space="preserve"> y la </w:t>
      </w:r>
      <w:hyperlink r:id="rId11" w:tooltip="Informática" w:history="1">
        <w:r w:rsidRPr="00105EE6">
          <w:rPr>
            <w:rFonts w:ascii="Times New Roman" w:eastAsia="Times New Roman" w:hAnsi="Times New Roman" w:cs="Times New Roman"/>
            <w:color w:val="0000FF"/>
            <w:sz w:val="24"/>
            <w:szCs w:val="24"/>
            <w:u w:val="single"/>
            <w:lang w:eastAsia="es-ES"/>
          </w:rPr>
          <w:t>informática</w:t>
        </w:r>
      </w:hyperlink>
      <w:r w:rsidRPr="00105EE6">
        <w:rPr>
          <w:rFonts w:ascii="Times New Roman" w:eastAsia="Times New Roman" w:hAnsi="Times New Roman" w:cs="Times New Roman"/>
          <w:sz w:val="24"/>
          <w:szCs w:val="24"/>
          <w:lang w:eastAsia="es-ES"/>
        </w:rPr>
        <w:t xml:space="preserve"> personal, como </w:t>
      </w:r>
      <w:hyperlink r:id="rId12" w:tooltip="PDA" w:history="1">
        <w:r w:rsidRPr="00105EE6">
          <w:rPr>
            <w:rFonts w:ascii="Times New Roman" w:eastAsia="Times New Roman" w:hAnsi="Times New Roman" w:cs="Times New Roman"/>
            <w:color w:val="0000FF"/>
            <w:sz w:val="24"/>
            <w:szCs w:val="24"/>
            <w:u w:val="single"/>
            <w:lang w:eastAsia="es-ES"/>
          </w:rPr>
          <w:t>PDA</w:t>
        </w:r>
      </w:hyperlink>
      <w:r w:rsidRPr="00105EE6">
        <w:rPr>
          <w:rFonts w:ascii="Times New Roman" w:eastAsia="Times New Roman" w:hAnsi="Times New Roman" w:cs="Times New Roman"/>
          <w:sz w:val="24"/>
          <w:szCs w:val="24"/>
          <w:lang w:eastAsia="es-ES"/>
        </w:rPr>
        <w:t xml:space="preserve">, </w:t>
      </w:r>
      <w:hyperlink r:id="rId13" w:tooltip="Teléfono móvil" w:history="1">
        <w:r w:rsidRPr="00105EE6">
          <w:rPr>
            <w:rFonts w:ascii="Times New Roman" w:eastAsia="Times New Roman" w:hAnsi="Times New Roman" w:cs="Times New Roman"/>
            <w:color w:val="0000FF"/>
            <w:sz w:val="24"/>
            <w:szCs w:val="24"/>
            <w:u w:val="single"/>
            <w:lang w:eastAsia="es-ES"/>
          </w:rPr>
          <w:t>teléfonos móviles</w:t>
        </w:r>
      </w:hyperlink>
      <w:r w:rsidRPr="00105EE6">
        <w:rPr>
          <w:rFonts w:ascii="Times New Roman" w:eastAsia="Times New Roman" w:hAnsi="Times New Roman" w:cs="Times New Roman"/>
          <w:sz w:val="24"/>
          <w:szCs w:val="24"/>
          <w:lang w:eastAsia="es-ES"/>
        </w:rPr>
        <w:t xml:space="preserve">, </w:t>
      </w:r>
      <w:hyperlink r:id="rId14" w:tooltip="Computadora portátil" w:history="1">
        <w:r w:rsidRPr="00105EE6">
          <w:rPr>
            <w:rFonts w:ascii="Times New Roman" w:eastAsia="Times New Roman" w:hAnsi="Times New Roman" w:cs="Times New Roman"/>
            <w:color w:val="0000FF"/>
            <w:sz w:val="24"/>
            <w:szCs w:val="24"/>
            <w:u w:val="single"/>
            <w:lang w:eastAsia="es-ES"/>
          </w:rPr>
          <w:t>computadoras portátiles</w:t>
        </w:r>
      </w:hyperlink>
      <w:r w:rsidRPr="00105EE6">
        <w:rPr>
          <w:rFonts w:ascii="Times New Roman" w:eastAsia="Times New Roman" w:hAnsi="Times New Roman" w:cs="Times New Roman"/>
          <w:sz w:val="24"/>
          <w:szCs w:val="24"/>
          <w:lang w:eastAsia="es-ES"/>
        </w:rPr>
        <w:t xml:space="preserve">, </w:t>
      </w:r>
      <w:hyperlink r:id="rId15" w:tooltip="Computadora personal" w:history="1">
        <w:r w:rsidRPr="00105EE6">
          <w:rPr>
            <w:rFonts w:ascii="Times New Roman" w:eastAsia="Times New Roman" w:hAnsi="Times New Roman" w:cs="Times New Roman"/>
            <w:color w:val="0000FF"/>
            <w:sz w:val="24"/>
            <w:szCs w:val="24"/>
            <w:u w:val="single"/>
            <w:lang w:eastAsia="es-ES"/>
          </w:rPr>
          <w:t>ordenadores personales</w:t>
        </w:r>
      </w:hyperlink>
      <w:r w:rsidRPr="00105EE6">
        <w:rPr>
          <w:rFonts w:ascii="Times New Roman" w:eastAsia="Times New Roman" w:hAnsi="Times New Roman" w:cs="Times New Roman"/>
          <w:sz w:val="24"/>
          <w:szCs w:val="24"/>
          <w:lang w:eastAsia="es-ES"/>
        </w:rPr>
        <w:t xml:space="preserve">, </w:t>
      </w:r>
      <w:hyperlink r:id="rId16" w:tooltip="Impresora" w:history="1">
        <w:r w:rsidRPr="00105EE6">
          <w:rPr>
            <w:rFonts w:ascii="Times New Roman" w:eastAsia="Times New Roman" w:hAnsi="Times New Roman" w:cs="Times New Roman"/>
            <w:color w:val="0000FF"/>
            <w:sz w:val="24"/>
            <w:szCs w:val="24"/>
            <w:u w:val="single"/>
            <w:lang w:eastAsia="es-ES"/>
          </w:rPr>
          <w:t>impresoras</w:t>
        </w:r>
      </w:hyperlink>
      <w:r w:rsidRPr="00105EE6">
        <w:rPr>
          <w:rFonts w:ascii="Times New Roman" w:eastAsia="Times New Roman" w:hAnsi="Times New Roman" w:cs="Times New Roman"/>
          <w:sz w:val="24"/>
          <w:szCs w:val="24"/>
          <w:lang w:eastAsia="es-ES"/>
        </w:rPr>
        <w:t xml:space="preserve"> o </w:t>
      </w:r>
      <w:hyperlink r:id="rId17" w:tooltip="Cámara digital" w:history="1">
        <w:r w:rsidRPr="00105EE6">
          <w:rPr>
            <w:rFonts w:ascii="Times New Roman" w:eastAsia="Times New Roman" w:hAnsi="Times New Roman" w:cs="Times New Roman"/>
            <w:color w:val="0000FF"/>
            <w:sz w:val="24"/>
            <w:szCs w:val="24"/>
            <w:u w:val="single"/>
            <w:lang w:eastAsia="es-ES"/>
          </w:rPr>
          <w:t>cámaras digitales</w:t>
        </w:r>
      </w:hyperlink>
      <w:r w:rsidRPr="00105EE6">
        <w:rPr>
          <w:rFonts w:ascii="Times New Roman" w:eastAsia="Times New Roman" w:hAnsi="Times New Roman" w:cs="Times New Roman"/>
          <w:sz w:val="24"/>
          <w:szCs w:val="24"/>
          <w:lang w:eastAsia="es-ES"/>
        </w:rPr>
        <w:t>.</w:t>
      </w:r>
    </w:p>
    <w:p w:rsidR="00105EE6" w:rsidRDefault="00105EE6" w:rsidP="00105EE6">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
    <w:p w:rsidR="00105EE6" w:rsidRDefault="00105EE6" w:rsidP="00105EE6">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
    <w:p w:rsidR="00105EE6" w:rsidRPr="00105EE6" w:rsidRDefault="00105EE6" w:rsidP="00105EE6">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105EE6">
        <w:rPr>
          <w:rFonts w:ascii="Times New Roman" w:eastAsia="Times New Roman" w:hAnsi="Times New Roman" w:cs="Times New Roman"/>
          <w:b/>
          <w:bCs/>
          <w:sz w:val="36"/>
          <w:szCs w:val="36"/>
          <w:lang w:eastAsia="es-ES"/>
        </w:rPr>
        <w:t>Origen del nombre</w:t>
      </w:r>
    </w:p>
    <w:p w:rsidR="00105EE6" w:rsidRPr="00105EE6" w:rsidRDefault="00105EE6" w:rsidP="00105EE6">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color w:val="0000FF"/>
          <w:sz w:val="24"/>
          <w:szCs w:val="24"/>
          <w:lang w:eastAsia="es-ES"/>
        </w:rPr>
        <w:drawing>
          <wp:inline distT="0" distB="0" distL="0" distR="0">
            <wp:extent cx="1428750" cy="1428750"/>
            <wp:effectExtent l="0" t="0" r="0" b="0"/>
            <wp:docPr id="1" name="Imagen 1" descr="Bluetooth bw.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bw.png">
                      <a:hlinkClick r:id="rId18"/>
                    </pic:cNvPr>
                    <pic:cNvPicPr>
                      <a:picLocks noChangeAspect="1" noChangeArrowheads="1"/>
                    </pic:cNvPicPr>
                  </pic:nvPicPr>
                  <pic:blipFill>
                    <a:blip r:embed="rId19"/>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105EE6" w:rsidRPr="00105EE6" w:rsidRDefault="00105EE6" w:rsidP="00105EE6">
      <w:p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El nombre procede del rey </w:t>
      </w:r>
      <w:hyperlink r:id="rId20" w:tooltip="Dinamarca" w:history="1">
        <w:r w:rsidRPr="00105EE6">
          <w:rPr>
            <w:rFonts w:ascii="Times New Roman" w:eastAsia="Times New Roman" w:hAnsi="Times New Roman" w:cs="Times New Roman"/>
            <w:color w:val="0000FF"/>
            <w:sz w:val="24"/>
            <w:szCs w:val="24"/>
            <w:u w:val="single"/>
            <w:lang w:eastAsia="es-ES"/>
          </w:rPr>
          <w:t>danés</w:t>
        </w:r>
      </w:hyperlink>
      <w:r w:rsidRPr="00105EE6">
        <w:rPr>
          <w:rFonts w:ascii="Times New Roman" w:eastAsia="Times New Roman" w:hAnsi="Times New Roman" w:cs="Times New Roman"/>
          <w:sz w:val="24"/>
          <w:szCs w:val="24"/>
          <w:lang w:eastAsia="es-ES"/>
        </w:rPr>
        <w:t xml:space="preserve"> y </w:t>
      </w:r>
      <w:hyperlink r:id="rId21" w:tooltip="Noruega" w:history="1">
        <w:r w:rsidRPr="00105EE6">
          <w:rPr>
            <w:rFonts w:ascii="Times New Roman" w:eastAsia="Times New Roman" w:hAnsi="Times New Roman" w:cs="Times New Roman"/>
            <w:color w:val="0000FF"/>
            <w:sz w:val="24"/>
            <w:szCs w:val="24"/>
            <w:u w:val="single"/>
            <w:lang w:eastAsia="es-ES"/>
          </w:rPr>
          <w:t>noruego</w:t>
        </w:r>
      </w:hyperlink>
      <w:r w:rsidRPr="00105EE6">
        <w:rPr>
          <w:rFonts w:ascii="Times New Roman" w:eastAsia="Times New Roman" w:hAnsi="Times New Roman" w:cs="Times New Roman"/>
          <w:sz w:val="24"/>
          <w:szCs w:val="24"/>
          <w:lang w:eastAsia="es-ES"/>
        </w:rPr>
        <w:t xml:space="preserve"> </w:t>
      </w:r>
      <w:hyperlink r:id="rId22" w:tooltip="Harald Blåtand" w:history="1">
        <w:proofErr w:type="spellStart"/>
        <w:r w:rsidRPr="00105EE6">
          <w:rPr>
            <w:rFonts w:ascii="Times New Roman" w:eastAsia="Times New Roman" w:hAnsi="Times New Roman" w:cs="Times New Roman"/>
            <w:color w:val="0000FF"/>
            <w:sz w:val="24"/>
            <w:szCs w:val="24"/>
            <w:u w:val="single"/>
            <w:lang w:eastAsia="es-ES"/>
          </w:rPr>
          <w:t>Harald</w:t>
        </w:r>
        <w:proofErr w:type="spellEnd"/>
        <w:r w:rsidRPr="00105EE6">
          <w:rPr>
            <w:rFonts w:ascii="Times New Roman" w:eastAsia="Times New Roman" w:hAnsi="Times New Roman" w:cs="Times New Roman"/>
            <w:color w:val="0000FF"/>
            <w:sz w:val="24"/>
            <w:szCs w:val="24"/>
            <w:u w:val="single"/>
            <w:lang w:eastAsia="es-ES"/>
          </w:rPr>
          <w:t xml:space="preserve"> </w:t>
        </w:r>
        <w:proofErr w:type="spellStart"/>
        <w:r w:rsidRPr="00105EE6">
          <w:rPr>
            <w:rFonts w:ascii="Times New Roman" w:eastAsia="Times New Roman" w:hAnsi="Times New Roman" w:cs="Times New Roman"/>
            <w:color w:val="0000FF"/>
            <w:sz w:val="24"/>
            <w:szCs w:val="24"/>
            <w:u w:val="single"/>
            <w:lang w:eastAsia="es-ES"/>
          </w:rPr>
          <w:t>Blåtand</w:t>
        </w:r>
        <w:proofErr w:type="spellEnd"/>
      </w:hyperlink>
      <w:r w:rsidRPr="00105EE6">
        <w:rPr>
          <w:rFonts w:ascii="Times New Roman" w:eastAsia="Times New Roman" w:hAnsi="Times New Roman" w:cs="Times New Roman"/>
          <w:sz w:val="24"/>
          <w:szCs w:val="24"/>
          <w:lang w:eastAsia="es-ES"/>
        </w:rPr>
        <w:t xml:space="preserve">, cuya traducción al inglés sería Harold Bluetooth, conocido por buen comunicador y por unificar las tribus noruegas, suecas y danesas. La traducción textual al idioma español es "diente azul", aunque el termino en danés era utilizado para denotar que </w:t>
      </w:r>
      <w:proofErr w:type="spellStart"/>
      <w:r w:rsidRPr="00105EE6">
        <w:rPr>
          <w:rFonts w:ascii="Times New Roman" w:eastAsia="Times New Roman" w:hAnsi="Times New Roman" w:cs="Times New Roman"/>
          <w:sz w:val="24"/>
          <w:szCs w:val="24"/>
          <w:lang w:eastAsia="es-ES"/>
        </w:rPr>
        <w:t>Blåtand</w:t>
      </w:r>
      <w:proofErr w:type="spellEnd"/>
      <w:r w:rsidRPr="00105EE6">
        <w:rPr>
          <w:rFonts w:ascii="Times New Roman" w:eastAsia="Times New Roman" w:hAnsi="Times New Roman" w:cs="Times New Roman"/>
          <w:sz w:val="24"/>
          <w:szCs w:val="24"/>
          <w:lang w:eastAsia="es-ES"/>
        </w:rPr>
        <w:t xml:space="preserve"> era de "tez oscura" y no de "dientes azules"</w:t>
      </w:r>
    </w:p>
    <w:p w:rsidR="00105EE6" w:rsidRPr="00105EE6" w:rsidRDefault="00105EE6" w:rsidP="00105EE6">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105EE6">
        <w:rPr>
          <w:rFonts w:ascii="Times New Roman" w:eastAsia="Times New Roman" w:hAnsi="Times New Roman" w:cs="Times New Roman"/>
          <w:b/>
          <w:bCs/>
          <w:sz w:val="36"/>
          <w:szCs w:val="36"/>
          <w:lang w:eastAsia="es-ES"/>
        </w:rPr>
        <w:t>[</w:t>
      </w:r>
      <w:hyperlink r:id="rId23" w:tooltip="Editar sección: Usos y aplicaciones" w:history="1">
        <w:proofErr w:type="gramStart"/>
        <w:r w:rsidRPr="00105EE6">
          <w:rPr>
            <w:rFonts w:ascii="Times New Roman" w:eastAsia="Times New Roman" w:hAnsi="Times New Roman" w:cs="Times New Roman"/>
            <w:b/>
            <w:bCs/>
            <w:color w:val="0000FF"/>
            <w:sz w:val="36"/>
            <w:szCs w:val="36"/>
            <w:u w:val="single"/>
            <w:lang w:eastAsia="es-ES"/>
          </w:rPr>
          <w:t>editar</w:t>
        </w:r>
        <w:proofErr w:type="gramEnd"/>
      </w:hyperlink>
      <w:r w:rsidRPr="00105EE6">
        <w:rPr>
          <w:rFonts w:ascii="Times New Roman" w:eastAsia="Times New Roman" w:hAnsi="Times New Roman" w:cs="Times New Roman"/>
          <w:b/>
          <w:bCs/>
          <w:sz w:val="36"/>
          <w:szCs w:val="36"/>
          <w:lang w:eastAsia="es-ES"/>
        </w:rPr>
        <w:t>] Usos y aplicaciones</w:t>
      </w:r>
    </w:p>
    <w:p w:rsidR="00105EE6" w:rsidRPr="00105EE6" w:rsidRDefault="00105EE6" w:rsidP="00105EE6">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color w:val="0000FF"/>
          <w:sz w:val="24"/>
          <w:szCs w:val="24"/>
          <w:lang w:eastAsia="es-ES"/>
        </w:rPr>
        <w:drawing>
          <wp:inline distT="0" distB="0" distL="0" distR="0">
            <wp:extent cx="2381250" cy="1695450"/>
            <wp:effectExtent l="19050" t="0" r="0" b="0"/>
            <wp:docPr id="2" name="Imagen 2" descr="http://upload.wikimedia.org/wikipedia/commons/thumb/9/9f/BTMightyMouse.jpg/250px-BTMightyMouse.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9/9f/BTMightyMouse.jpg/250px-BTMightyMouse.jpg">
                      <a:hlinkClick r:id="rId24"/>
                    </pic:cNvPr>
                    <pic:cNvPicPr>
                      <a:picLocks noChangeAspect="1" noChangeArrowheads="1"/>
                    </pic:cNvPicPr>
                  </pic:nvPicPr>
                  <pic:blipFill>
                    <a:blip r:embed="rId25"/>
                    <a:srcRect/>
                    <a:stretch>
                      <a:fillRect/>
                    </a:stretch>
                  </pic:blipFill>
                  <pic:spPr bwMode="auto">
                    <a:xfrm>
                      <a:off x="0" y="0"/>
                      <a:ext cx="2381250" cy="1695450"/>
                    </a:xfrm>
                    <a:prstGeom prst="rect">
                      <a:avLst/>
                    </a:prstGeom>
                    <a:noFill/>
                    <a:ln w="9525">
                      <a:noFill/>
                      <a:miter lim="800000"/>
                      <a:headEnd/>
                      <a:tailEnd/>
                    </a:ln>
                  </pic:spPr>
                </pic:pic>
              </a:graphicData>
            </a:graphic>
          </wp:inline>
        </w:drawing>
      </w:r>
    </w:p>
    <w:p w:rsidR="00105EE6" w:rsidRPr="00105EE6" w:rsidRDefault="00105EE6" w:rsidP="00105EE6">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color w:val="0000FF"/>
          <w:sz w:val="24"/>
          <w:szCs w:val="24"/>
          <w:lang w:eastAsia="es-ES"/>
        </w:rPr>
        <w:drawing>
          <wp:inline distT="0" distB="0" distL="0" distR="0">
            <wp:extent cx="142875" cy="104775"/>
            <wp:effectExtent l="19050" t="0" r="9525" b="0"/>
            <wp:docPr id="3" name="Imagen 3" descr="http://bits.wikimedia.org/skins-1.5/common/images/magnify-clip.png">
              <a:hlinkClick xmlns:a="http://schemas.openxmlformats.org/drawingml/2006/main" r:id="rId24" tooltip="Aumenta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ts.wikimedia.org/skins-1.5/common/images/magnify-clip.png">
                      <a:hlinkClick r:id="rId24" tooltip="Aumentar"/>
                    </pic:cNvPr>
                    <pic:cNvPicPr>
                      <a:picLocks noChangeAspect="1" noChangeArrowheads="1"/>
                    </pic:cNvPicPr>
                  </pic:nvPicPr>
                  <pic:blipFill>
                    <a:blip r:embed="rId26"/>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105EE6" w:rsidRPr="00105EE6" w:rsidRDefault="00105EE6" w:rsidP="00105EE6">
      <w:pPr>
        <w:spacing w:after="0" w:line="240" w:lineRule="auto"/>
        <w:rPr>
          <w:rFonts w:ascii="Times New Roman" w:eastAsia="Times New Roman" w:hAnsi="Times New Roman" w:cs="Times New Roman"/>
          <w:sz w:val="24"/>
          <w:szCs w:val="24"/>
          <w:lang w:val="en-US" w:eastAsia="es-ES"/>
        </w:rPr>
      </w:pPr>
      <w:hyperlink r:id="rId27" w:tooltip="Apple Mighty Mouse" w:history="1">
        <w:r w:rsidRPr="00105EE6">
          <w:rPr>
            <w:rFonts w:ascii="Times New Roman" w:eastAsia="Times New Roman" w:hAnsi="Times New Roman" w:cs="Times New Roman"/>
            <w:color w:val="0000FF"/>
            <w:sz w:val="24"/>
            <w:szCs w:val="24"/>
            <w:u w:val="single"/>
            <w:lang w:val="en-US" w:eastAsia="es-ES"/>
          </w:rPr>
          <w:t>Apple Mighty Mouse</w:t>
        </w:r>
      </w:hyperlink>
      <w:r w:rsidRPr="00105EE6">
        <w:rPr>
          <w:rFonts w:ascii="Times New Roman" w:eastAsia="Times New Roman" w:hAnsi="Times New Roman" w:cs="Times New Roman"/>
          <w:sz w:val="24"/>
          <w:szCs w:val="24"/>
          <w:lang w:val="en-US" w:eastAsia="es-ES"/>
        </w:rPr>
        <w:t xml:space="preserve"> con </w:t>
      </w:r>
      <w:proofErr w:type="spellStart"/>
      <w:r w:rsidRPr="00105EE6">
        <w:rPr>
          <w:rFonts w:ascii="Times New Roman" w:eastAsia="Times New Roman" w:hAnsi="Times New Roman" w:cs="Times New Roman"/>
          <w:sz w:val="24"/>
          <w:szCs w:val="24"/>
          <w:lang w:val="en-US" w:eastAsia="es-ES"/>
        </w:rPr>
        <w:t>tecnología</w:t>
      </w:r>
      <w:proofErr w:type="spellEnd"/>
      <w:r w:rsidRPr="00105EE6">
        <w:rPr>
          <w:rFonts w:ascii="Times New Roman" w:eastAsia="Times New Roman" w:hAnsi="Times New Roman" w:cs="Times New Roman"/>
          <w:sz w:val="24"/>
          <w:szCs w:val="24"/>
          <w:lang w:val="en-US" w:eastAsia="es-ES"/>
        </w:rPr>
        <w:t xml:space="preserve"> Bluetooth.</w:t>
      </w:r>
    </w:p>
    <w:p w:rsidR="00105EE6" w:rsidRPr="00105EE6" w:rsidRDefault="00105EE6" w:rsidP="00105EE6">
      <w:p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Se denomina Bluetooth al </w:t>
      </w:r>
      <w:hyperlink r:id="rId28" w:tooltip="Protocolo de comunicaciones" w:history="1">
        <w:r w:rsidRPr="00105EE6">
          <w:rPr>
            <w:rFonts w:ascii="Times New Roman" w:eastAsia="Times New Roman" w:hAnsi="Times New Roman" w:cs="Times New Roman"/>
            <w:color w:val="0000FF"/>
            <w:sz w:val="24"/>
            <w:szCs w:val="24"/>
            <w:u w:val="single"/>
            <w:lang w:eastAsia="es-ES"/>
          </w:rPr>
          <w:t>protocolo de comunicaciones</w:t>
        </w:r>
      </w:hyperlink>
      <w:r w:rsidRPr="00105EE6">
        <w:rPr>
          <w:rFonts w:ascii="Times New Roman" w:eastAsia="Times New Roman" w:hAnsi="Times New Roman" w:cs="Times New Roman"/>
          <w:sz w:val="24"/>
          <w:szCs w:val="24"/>
          <w:lang w:eastAsia="es-ES"/>
        </w:rPr>
        <w:t xml:space="preserve"> diseñado especialmente para dispositivos de bajo consumo, con </w:t>
      </w:r>
      <w:proofErr w:type="gramStart"/>
      <w:r w:rsidRPr="00105EE6">
        <w:rPr>
          <w:rFonts w:ascii="Times New Roman" w:eastAsia="Times New Roman" w:hAnsi="Times New Roman" w:cs="Times New Roman"/>
          <w:sz w:val="24"/>
          <w:szCs w:val="24"/>
          <w:lang w:eastAsia="es-ES"/>
        </w:rPr>
        <w:t xml:space="preserve">una cobertura baja y basados en </w:t>
      </w:r>
      <w:hyperlink r:id="rId29" w:tooltip="Transceptor" w:history="1">
        <w:r w:rsidRPr="00105EE6">
          <w:rPr>
            <w:rFonts w:ascii="Times New Roman" w:eastAsia="Times New Roman" w:hAnsi="Times New Roman" w:cs="Times New Roman"/>
            <w:color w:val="0000FF"/>
            <w:sz w:val="24"/>
            <w:szCs w:val="24"/>
            <w:u w:val="single"/>
            <w:lang w:eastAsia="es-ES"/>
          </w:rPr>
          <w:t>transceptores</w:t>
        </w:r>
      </w:hyperlink>
      <w:proofErr w:type="gramEnd"/>
      <w:r w:rsidRPr="00105EE6">
        <w:rPr>
          <w:rFonts w:ascii="Times New Roman" w:eastAsia="Times New Roman" w:hAnsi="Times New Roman" w:cs="Times New Roman"/>
          <w:sz w:val="24"/>
          <w:szCs w:val="24"/>
          <w:lang w:eastAsia="es-ES"/>
        </w:rPr>
        <w:t xml:space="preserve"> de bajo coste.</w:t>
      </w:r>
    </w:p>
    <w:p w:rsidR="00105EE6" w:rsidRPr="00105EE6" w:rsidRDefault="00105EE6" w:rsidP="00105EE6">
      <w:pPr>
        <w:spacing w:before="100" w:beforeAutospacing="1" w:after="100" w:afterAutospacing="1" w:line="240" w:lineRule="auto"/>
        <w:rPr>
          <w:rFonts w:ascii="Times New Roman" w:eastAsia="Times New Roman" w:hAnsi="Times New Roman" w:cs="Times New Roman"/>
          <w:sz w:val="24"/>
          <w:szCs w:val="24"/>
          <w:lang w:eastAsia="es-ES"/>
        </w:rPr>
      </w:pPr>
      <w:r w:rsidRPr="00105EE6">
        <w:rPr>
          <w:rFonts w:ascii="Times New Roman" w:eastAsia="Times New Roman" w:hAnsi="Times New Roman" w:cs="Times New Roman"/>
          <w:sz w:val="24"/>
          <w:szCs w:val="24"/>
          <w:lang w:eastAsia="es-ES"/>
        </w:rPr>
        <w:t xml:space="preserve">Gracias a este protocolo, los dispositivos que lo implementan pueden comunicarse entre ellos cuando se encuentran dentro de su alcance. Las comunicaciones se realizan por </w:t>
      </w:r>
      <w:hyperlink r:id="rId30" w:tooltip="Radiofrecuencia" w:history="1">
        <w:r w:rsidRPr="00105EE6">
          <w:rPr>
            <w:rFonts w:ascii="Times New Roman" w:eastAsia="Times New Roman" w:hAnsi="Times New Roman" w:cs="Times New Roman"/>
            <w:color w:val="0000FF"/>
            <w:sz w:val="24"/>
            <w:szCs w:val="24"/>
            <w:u w:val="single"/>
            <w:lang w:eastAsia="es-ES"/>
          </w:rPr>
          <w:t>radiofrecuencia</w:t>
        </w:r>
      </w:hyperlink>
      <w:r w:rsidRPr="00105EE6">
        <w:rPr>
          <w:rFonts w:ascii="Times New Roman" w:eastAsia="Times New Roman" w:hAnsi="Times New Roman" w:cs="Times New Roman"/>
          <w:sz w:val="24"/>
          <w:szCs w:val="24"/>
          <w:lang w:eastAsia="es-ES"/>
        </w:rPr>
        <w:t xml:space="preserve"> de forma que los dispositivos no tienen que estar alineados y pueden incluso estar en habitaciones separadas si la potencia de transmisión lo permite. Estos dispositivos se clasifican como "Clase 1", "Clase 2" o "Clase 3" en referencia a su potencia de transmisión, siendo totalmente compatibles los dispositivos de una clase con los de las otras.</w:t>
      </w:r>
    </w:p>
    <w:tbl>
      <w:tblPr>
        <w:tblW w:w="0" w:type="auto"/>
        <w:jc w:val="center"/>
        <w:tblInd w:w="240" w:type="dxa"/>
        <w:tblBorders>
          <w:top w:val="single" w:sz="6" w:space="0" w:color="AAAAAA"/>
          <w:left w:val="single" w:sz="6" w:space="0" w:color="AAAAAA"/>
          <w:bottom w:val="single" w:sz="6" w:space="0" w:color="AAAAAA"/>
          <w:right w:val="single" w:sz="6" w:space="0" w:color="AAAAAA"/>
        </w:tblBorders>
        <w:shd w:val="clear" w:color="auto" w:fill="F9F9F9"/>
        <w:tblCellMar>
          <w:top w:w="120" w:type="dxa"/>
          <w:left w:w="120" w:type="dxa"/>
          <w:bottom w:w="120" w:type="dxa"/>
          <w:right w:w="120" w:type="dxa"/>
        </w:tblCellMar>
        <w:tblLook w:val="04A0"/>
      </w:tblPr>
      <w:tblGrid>
        <w:gridCol w:w="764"/>
        <w:gridCol w:w="2733"/>
        <w:gridCol w:w="2733"/>
        <w:gridCol w:w="1392"/>
      </w:tblGrid>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Clase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Potencia máxima permitida</w:t>
            </w:r>
            <w:r>
              <w:rPr>
                <w:b/>
                <w:bCs/>
                <w:sz w:val="23"/>
                <w:szCs w:val="23"/>
              </w:rPr>
              <w:br/>
              <w:t>(</w:t>
            </w:r>
            <w:proofErr w:type="spellStart"/>
            <w:r>
              <w:rPr>
                <w:b/>
                <w:bCs/>
                <w:sz w:val="23"/>
                <w:szCs w:val="23"/>
              </w:rPr>
              <w:fldChar w:fldCharType="begin"/>
            </w:r>
            <w:r>
              <w:rPr>
                <w:b/>
                <w:bCs/>
                <w:sz w:val="23"/>
                <w:szCs w:val="23"/>
              </w:rPr>
              <w:instrText xml:space="preserve"> HYPERLINK "http://es.wikipedia.org/wiki/MW" \o "MW" </w:instrText>
            </w:r>
            <w:r>
              <w:rPr>
                <w:b/>
                <w:bCs/>
                <w:sz w:val="23"/>
                <w:szCs w:val="23"/>
              </w:rPr>
              <w:fldChar w:fldCharType="separate"/>
            </w:r>
            <w:r>
              <w:rPr>
                <w:rStyle w:val="Hipervnculo"/>
                <w:b/>
                <w:bCs/>
                <w:sz w:val="23"/>
                <w:szCs w:val="23"/>
              </w:rPr>
              <w:t>mW</w:t>
            </w:r>
            <w:proofErr w:type="spellEnd"/>
            <w:r>
              <w:rPr>
                <w:b/>
                <w:bCs/>
                <w:sz w:val="23"/>
                <w:szCs w:val="23"/>
              </w:rPr>
              <w:fldChar w:fldCharType="end"/>
            </w:r>
            <w:r>
              <w:rPr>
                <w:b/>
                <w:bCs/>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Potencia máxima permitida</w:t>
            </w:r>
            <w:r>
              <w:rPr>
                <w:b/>
                <w:bCs/>
                <w:sz w:val="23"/>
                <w:szCs w:val="23"/>
              </w:rPr>
              <w:br/>
              <w:t>(</w:t>
            </w:r>
            <w:proofErr w:type="spellStart"/>
            <w:r>
              <w:rPr>
                <w:b/>
                <w:bCs/>
                <w:sz w:val="23"/>
                <w:szCs w:val="23"/>
              </w:rPr>
              <w:fldChar w:fldCharType="begin"/>
            </w:r>
            <w:r>
              <w:rPr>
                <w:b/>
                <w:bCs/>
                <w:sz w:val="23"/>
                <w:szCs w:val="23"/>
              </w:rPr>
              <w:instrText xml:space="preserve"> HYPERLINK "http://es.wikipedia.org/wiki/DBm" \o "DBm" </w:instrText>
            </w:r>
            <w:r>
              <w:rPr>
                <w:b/>
                <w:bCs/>
                <w:sz w:val="23"/>
                <w:szCs w:val="23"/>
              </w:rPr>
              <w:fldChar w:fldCharType="separate"/>
            </w:r>
            <w:r>
              <w:rPr>
                <w:rStyle w:val="Hipervnculo"/>
                <w:b/>
                <w:bCs/>
                <w:sz w:val="23"/>
                <w:szCs w:val="23"/>
              </w:rPr>
              <w:t>dBm</w:t>
            </w:r>
            <w:proofErr w:type="spellEnd"/>
            <w:r>
              <w:rPr>
                <w:b/>
                <w:bCs/>
                <w:sz w:val="23"/>
                <w:szCs w:val="23"/>
              </w:rPr>
              <w:fldChar w:fldCharType="end"/>
            </w:r>
            <w:r>
              <w:rPr>
                <w:b/>
                <w:bCs/>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Rango</w:t>
            </w:r>
            <w:r>
              <w:rPr>
                <w:b/>
                <w:bCs/>
                <w:sz w:val="23"/>
                <w:szCs w:val="23"/>
              </w:rPr>
              <w:br/>
              <w:t>(aproximado)</w:t>
            </w:r>
          </w:p>
        </w:tc>
      </w:tr>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Clase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100 </w:t>
            </w:r>
            <w:proofErr w:type="spellStart"/>
            <w:r>
              <w:rPr>
                <w:sz w:val="23"/>
                <w:szCs w:val="23"/>
              </w:rPr>
              <w:t>mW</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20 </w:t>
            </w:r>
            <w:proofErr w:type="spellStart"/>
            <w:r>
              <w:rPr>
                <w:sz w:val="23"/>
                <w:szCs w:val="23"/>
              </w:rPr>
              <w:t>dBm</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~100 metros</w:t>
            </w:r>
          </w:p>
        </w:tc>
      </w:tr>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Clase 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2.5 </w:t>
            </w:r>
            <w:proofErr w:type="spellStart"/>
            <w:r>
              <w:rPr>
                <w:sz w:val="23"/>
                <w:szCs w:val="23"/>
              </w:rPr>
              <w:t>mW</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4 </w:t>
            </w:r>
            <w:proofErr w:type="spellStart"/>
            <w:r>
              <w:rPr>
                <w:sz w:val="23"/>
                <w:szCs w:val="23"/>
              </w:rPr>
              <w:t>dBm</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~25 metros</w:t>
            </w:r>
          </w:p>
        </w:tc>
      </w:tr>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Clase 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1 </w:t>
            </w:r>
            <w:proofErr w:type="spellStart"/>
            <w:r>
              <w:rPr>
                <w:sz w:val="23"/>
                <w:szCs w:val="23"/>
              </w:rPr>
              <w:t>mW</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0 </w:t>
            </w:r>
            <w:proofErr w:type="spellStart"/>
            <w:r>
              <w:rPr>
                <w:sz w:val="23"/>
                <w:szCs w:val="23"/>
              </w:rPr>
              <w:t>dBm</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~1 metro</w:t>
            </w:r>
          </w:p>
        </w:tc>
      </w:tr>
    </w:tbl>
    <w:p w:rsidR="00105EE6" w:rsidRDefault="00105EE6" w:rsidP="00105EE6">
      <w:pPr>
        <w:pStyle w:val="NormalWeb"/>
      </w:pPr>
      <w:r>
        <w:t>En la mayoría de los casos, la cobertura efectiva de un dispositivo de clase 2 se extiende cuando se conecta a un transceptor de clase 1. Esto es así gracias a la mayor sensibilidad y potencia de transmisión del dispositivo de clase 1, es decir, la mayor potencia de transmisión del dispositivo de clase 1 permite que la señal llegue con energía suficiente hasta el de clase 2. Por otra parte la mayor sensibilidad del dispositivo de clase 1 permite recibir la señal del otro pese a ser más débil.</w:t>
      </w:r>
    </w:p>
    <w:p w:rsidR="00105EE6" w:rsidRDefault="00105EE6" w:rsidP="00105EE6">
      <w:pPr>
        <w:pStyle w:val="NormalWeb"/>
      </w:pPr>
      <w:r>
        <w:t>Los dispositivos con Bluetooth también pueden clasificarse según su ancho de banda:</w:t>
      </w:r>
    </w:p>
    <w:tbl>
      <w:tblPr>
        <w:tblW w:w="0" w:type="auto"/>
        <w:jc w:val="center"/>
        <w:tblInd w:w="240" w:type="dxa"/>
        <w:tblBorders>
          <w:top w:val="single" w:sz="6" w:space="0" w:color="AAAAAA"/>
          <w:left w:val="single" w:sz="6" w:space="0" w:color="AAAAAA"/>
          <w:bottom w:val="single" w:sz="6" w:space="0" w:color="AAAAAA"/>
          <w:right w:val="single" w:sz="6" w:space="0" w:color="AAAAAA"/>
        </w:tblBorders>
        <w:shd w:val="clear" w:color="auto" w:fill="F9F9F9"/>
        <w:tblCellMar>
          <w:top w:w="120" w:type="dxa"/>
          <w:left w:w="120" w:type="dxa"/>
          <w:bottom w:w="120" w:type="dxa"/>
          <w:right w:w="120" w:type="dxa"/>
        </w:tblCellMar>
        <w:tblLook w:val="04A0"/>
      </w:tblPr>
      <w:tblGrid>
        <w:gridCol w:w="1777"/>
        <w:gridCol w:w="1643"/>
      </w:tblGrid>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Versión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Ancho de banda</w:t>
            </w:r>
          </w:p>
        </w:tc>
      </w:tr>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Versión 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 xml:space="preserve">1 </w:t>
            </w:r>
            <w:hyperlink r:id="rId31" w:tooltip="Mbit/s" w:history="1">
              <w:proofErr w:type="spellStart"/>
              <w:r>
                <w:rPr>
                  <w:rStyle w:val="Hipervnculo"/>
                  <w:sz w:val="23"/>
                  <w:szCs w:val="23"/>
                </w:rPr>
                <w:t>Mbit</w:t>
              </w:r>
              <w:proofErr w:type="spellEnd"/>
              <w:r>
                <w:rPr>
                  <w:rStyle w:val="Hipervnculo"/>
                  <w:sz w:val="23"/>
                  <w:szCs w:val="23"/>
                </w:rPr>
                <w:t>/s</w:t>
              </w:r>
            </w:hyperlink>
          </w:p>
        </w:tc>
      </w:tr>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t>Versión 2.0 + EDR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 xml:space="preserve">3 </w:t>
            </w:r>
            <w:hyperlink r:id="rId32" w:tooltip="Mbit/s" w:history="1">
              <w:proofErr w:type="spellStart"/>
              <w:r>
                <w:rPr>
                  <w:rStyle w:val="Hipervnculo"/>
                  <w:sz w:val="23"/>
                  <w:szCs w:val="23"/>
                </w:rPr>
                <w:t>Mbit</w:t>
              </w:r>
              <w:proofErr w:type="spellEnd"/>
              <w:r>
                <w:rPr>
                  <w:rStyle w:val="Hipervnculo"/>
                  <w:sz w:val="23"/>
                  <w:szCs w:val="23"/>
                </w:rPr>
                <w:t>/s</w:t>
              </w:r>
            </w:hyperlink>
          </w:p>
        </w:tc>
      </w:tr>
      <w:tr w:rsidR="00105EE6" w:rsidTr="00105EE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05EE6" w:rsidRDefault="00105EE6">
            <w:pPr>
              <w:spacing w:before="240" w:after="240"/>
              <w:jc w:val="center"/>
              <w:rPr>
                <w:b/>
                <w:bCs/>
                <w:sz w:val="23"/>
                <w:szCs w:val="23"/>
              </w:rPr>
            </w:pPr>
            <w:r>
              <w:rPr>
                <w:b/>
                <w:bCs/>
                <w:sz w:val="23"/>
                <w:szCs w:val="23"/>
              </w:rPr>
              <w:lastRenderedPageBreak/>
              <w:t>Versión 3.0 + HS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05EE6" w:rsidRDefault="00105EE6">
            <w:pPr>
              <w:spacing w:before="240" w:after="240"/>
              <w:rPr>
                <w:sz w:val="23"/>
                <w:szCs w:val="23"/>
              </w:rPr>
            </w:pPr>
            <w:r>
              <w:rPr>
                <w:sz w:val="23"/>
                <w:szCs w:val="23"/>
              </w:rPr>
              <w:t xml:space="preserve">24 </w:t>
            </w:r>
            <w:hyperlink r:id="rId33" w:tooltip="Mbit/s" w:history="1">
              <w:proofErr w:type="spellStart"/>
              <w:r>
                <w:rPr>
                  <w:rStyle w:val="Hipervnculo"/>
                  <w:sz w:val="23"/>
                  <w:szCs w:val="23"/>
                </w:rPr>
                <w:t>Mbit</w:t>
              </w:r>
              <w:proofErr w:type="spellEnd"/>
              <w:r>
                <w:rPr>
                  <w:rStyle w:val="Hipervnculo"/>
                  <w:sz w:val="23"/>
                  <w:szCs w:val="23"/>
                </w:rPr>
                <w:t>/s</w:t>
              </w:r>
            </w:hyperlink>
          </w:p>
        </w:tc>
      </w:tr>
    </w:tbl>
    <w:p w:rsidR="00105EE6" w:rsidRDefault="00105EE6" w:rsidP="00105EE6">
      <w:pPr>
        <w:pStyle w:val="Ttulo3"/>
      </w:pPr>
      <w:r>
        <w:rPr>
          <w:rStyle w:val="editsection"/>
        </w:rPr>
        <w:t>[</w:t>
      </w:r>
      <w:hyperlink r:id="rId34" w:tooltip="Editar sección: Perfiles Bluetooth" w:history="1">
        <w:proofErr w:type="gramStart"/>
        <w:r>
          <w:rPr>
            <w:rStyle w:val="Hipervnculo"/>
          </w:rPr>
          <w:t>editar</w:t>
        </w:r>
        <w:proofErr w:type="gramEnd"/>
      </w:hyperlink>
      <w:r>
        <w:rPr>
          <w:rStyle w:val="editsection"/>
        </w:rPr>
        <w:t>]</w:t>
      </w:r>
      <w:r>
        <w:t xml:space="preserve"> </w:t>
      </w:r>
      <w:r>
        <w:rPr>
          <w:rStyle w:val="mw-headline"/>
        </w:rPr>
        <w:t>Perfiles Bluetooth</w:t>
      </w:r>
    </w:p>
    <w:p w:rsidR="00105EE6" w:rsidRDefault="00105EE6" w:rsidP="00105EE6">
      <w:r>
        <w:rPr>
          <w:i/>
          <w:iCs/>
          <w:sz w:val="21"/>
          <w:szCs w:val="21"/>
        </w:rPr>
        <w:t>Artículo principal:</w:t>
      </w:r>
      <w:r>
        <w:rPr>
          <w:i/>
          <w:iCs/>
        </w:rPr>
        <w:t xml:space="preserve"> </w:t>
      </w:r>
      <w:hyperlink r:id="rId35" w:tooltip="Perfil Bluetooth" w:history="1">
        <w:r>
          <w:rPr>
            <w:rStyle w:val="Hipervnculo"/>
            <w:i/>
            <w:iCs/>
          </w:rPr>
          <w:t>Perfil Bluetooth</w:t>
        </w:r>
      </w:hyperlink>
    </w:p>
    <w:p w:rsidR="00105EE6" w:rsidRDefault="00105EE6" w:rsidP="00105EE6">
      <w:pPr>
        <w:pStyle w:val="NormalWeb"/>
      </w:pPr>
      <w:r>
        <w:t>Para utilizar Bluetooth, un dispositivo debe implementar alguno de los perfiles Bluetooth. Estos definen el uso del canal Bluetooth. Así como canalizar al dispositivo que se quiere vincular.</w:t>
      </w:r>
    </w:p>
    <w:p w:rsidR="00105EE6" w:rsidRDefault="00105EE6" w:rsidP="00105EE6">
      <w:pPr>
        <w:pStyle w:val="Ttulo3"/>
      </w:pPr>
      <w:r>
        <w:rPr>
          <w:rStyle w:val="editsection"/>
        </w:rPr>
        <w:t>[</w:t>
      </w:r>
      <w:hyperlink r:id="rId36" w:tooltip="Editar sección: Lista de aplicaciones" w:history="1">
        <w:proofErr w:type="gramStart"/>
        <w:r>
          <w:rPr>
            <w:rStyle w:val="Hipervnculo"/>
          </w:rPr>
          <w:t>editar</w:t>
        </w:r>
        <w:proofErr w:type="gramEnd"/>
      </w:hyperlink>
      <w:r>
        <w:rPr>
          <w:rStyle w:val="editsection"/>
        </w:rPr>
        <w:t>]</w:t>
      </w:r>
      <w:r>
        <w:t xml:space="preserve"> </w:t>
      </w:r>
      <w:r>
        <w:rPr>
          <w:rStyle w:val="mw-headline"/>
        </w:rPr>
        <w:t>Lista de aplicaciones</w:t>
      </w:r>
    </w:p>
    <w:p w:rsidR="00105EE6" w:rsidRDefault="00105EE6" w:rsidP="00105EE6">
      <w:pPr>
        <w:numPr>
          <w:ilvl w:val="0"/>
          <w:numId w:val="1"/>
        </w:numPr>
        <w:spacing w:before="100" w:beforeAutospacing="1" w:after="100" w:afterAutospacing="1" w:line="240" w:lineRule="auto"/>
      </w:pPr>
      <w:r>
        <w:t xml:space="preserve">Conexión con cables vía </w:t>
      </w:r>
      <w:hyperlink r:id="rId37" w:tooltip="OBEX" w:history="1">
        <w:r>
          <w:rPr>
            <w:rStyle w:val="Hipervnculo"/>
          </w:rPr>
          <w:t>OBEX</w:t>
        </w:r>
      </w:hyperlink>
      <w:r>
        <w:t xml:space="preserve">. </w:t>
      </w:r>
    </w:p>
    <w:p w:rsidR="00105EE6" w:rsidRDefault="00105EE6" w:rsidP="00105EE6">
      <w:pPr>
        <w:numPr>
          <w:ilvl w:val="0"/>
          <w:numId w:val="1"/>
        </w:numPr>
        <w:spacing w:before="100" w:beforeAutospacing="1" w:after="100" w:afterAutospacing="1" w:line="240" w:lineRule="auto"/>
      </w:pPr>
      <w:r>
        <w:t xml:space="preserve">Transferencia de fichas de contactos, citas y recordatorios entre dispositivos vía </w:t>
      </w:r>
      <w:hyperlink r:id="rId38" w:tooltip="OBEX" w:history="1">
        <w:r>
          <w:rPr>
            <w:rStyle w:val="Hipervnculo"/>
          </w:rPr>
          <w:t>OBEX</w:t>
        </w:r>
      </w:hyperlink>
      <w:r>
        <w:t xml:space="preserve">. </w:t>
      </w:r>
    </w:p>
    <w:p w:rsidR="00105EE6" w:rsidRDefault="00105EE6" w:rsidP="00105EE6">
      <w:pPr>
        <w:numPr>
          <w:ilvl w:val="0"/>
          <w:numId w:val="1"/>
        </w:numPr>
        <w:spacing w:before="100" w:beforeAutospacing="1" w:after="100" w:afterAutospacing="1" w:line="240" w:lineRule="auto"/>
      </w:pPr>
      <w:r>
        <w:t xml:space="preserve">Reemplazo de la tradicional comunicación por cable entre equipos </w:t>
      </w:r>
      <w:hyperlink r:id="rId39" w:tooltip="GPS" w:history="1">
        <w:r>
          <w:rPr>
            <w:rStyle w:val="Hipervnculo"/>
          </w:rPr>
          <w:t>GPS</w:t>
        </w:r>
      </w:hyperlink>
      <w:r>
        <w:t xml:space="preserve"> y equipamiento médico. </w:t>
      </w:r>
    </w:p>
    <w:p w:rsidR="00105EE6" w:rsidRDefault="00105EE6" w:rsidP="00105EE6">
      <w:pPr>
        <w:numPr>
          <w:ilvl w:val="0"/>
          <w:numId w:val="1"/>
        </w:numPr>
        <w:spacing w:before="100" w:beforeAutospacing="1" w:after="100" w:afterAutospacing="1" w:line="240" w:lineRule="auto"/>
      </w:pPr>
      <w:r>
        <w:t xml:space="preserve">Controles remotos (tradicionalmente dominado por el infrarrojo). </w:t>
      </w:r>
    </w:p>
    <w:p w:rsidR="00105EE6" w:rsidRDefault="00105EE6" w:rsidP="00105EE6">
      <w:pPr>
        <w:numPr>
          <w:ilvl w:val="0"/>
          <w:numId w:val="1"/>
        </w:numPr>
        <w:spacing w:before="100" w:beforeAutospacing="1" w:after="100" w:afterAutospacing="1" w:line="240" w:lineRule="auto"/>
      </w:pPr>
      <w:r>
        <w:t xml:space="preserve">Enviar pequeñas publicidades desde anunciantes a dispositivos con Bluetooth. Un negocio podría enviar publicidad a teléfonos móviles cuyo Bluetooth (los que lo posean) estuviera activado al pasar cerca. </w:t>
      </w:r>
    </w:p>
    <w:p w:rsidR="00105EE6" w:rsidRDefault="00105EE6" w:rsidP="00105EE6">
      <w:pPr>
        <w:numPr>
          <w:ilvl w:val="0"/>
          <w:numId w:val="1"/>
        </w:numPr>
        <w:spacing w:before="100" w:beforeAutospacing="1" w:after="100" w:afterAutospacing="1" w:line="240" w:lineRule="auto"/>
      </w:pPr>
      <w:r>
        <w:t xml:space="preserve">Las consolas </w:t>
      </w:r>
      <w:hyperlink r:id="rId40" w:tooltip="Sony" w:history="1">
        <w:r>
          <w:rPr>
            <w:rStyle w:val="Hipervnculo"/>
          </w:rPr>
          <w:t>Sony</w:t>
        </w:r>
      </w:hyperlink>
      <w:r>
        <w:t xml:space="preserve"> </w:t>
      </w:r>
      <w:hyperlink r:id="rId41" w:tooltip="PlayStation 3" w:history="1">
        <w:r>
          <w:rPr>
            <w:rStyle w:val="Hipervnculo"/>
          </w:rPr>
          <w:t>PlayStation 3</w:t>
        </w:r>
      </w:hyperlink>
      <w:r>
        <w:t xml:space="preserve"> y </w:t>
      </w:r>
      <w:hyperlink r:id="rId42" w:tooltip="Nintendo Wii" w:history="1">
        <w:proofErr w:type="spellStart"/>
        <w:r>
          <w:rPr>
            <w:rStyle w:val="Hipervnculo"/>
          </w:rPr>
          <w:t>Nintendo</w:t>
        </w:r>
        <w:proofErr w:type="spellEnd"/>
        <w:r>
          <w:rPr>
            <w:rStyle w:val="Hipervnculo"/>
          </w:rPr>
          <w:t xml:space="preserve"> </w:t>
        </w:r>
        <w:proofErr w:type="spellStart"/>
        <w:r>
          <w:rPr>
            <w:rStyle w:val="Hipervnculo"/>
          </w:rPr>
          <w:t>Wii</w:t>
        </w:r>
        <w:proofErr w:type="spellEnd"/>
      </w:hyperlink>
      <w:r>
        <w:t xml:space="preserve"> incorporan Bluetooth, lo que les permite utilizar mandos inalámbricos, aunque los mandos originales de la </w:t>
      </w:r>
      <w:hyperlink r:id="rId43" w:tooltip="Nintendo Wii" w:history="1">
        <w:proofErr w:type="spellStart"/>
        <w:r>
          <w:rPr>
            <w:rStyle w:val="Hipervnculo"/>
          </w:rPr>
          <w:t>Nintendo</w:t>
        </w:r>
        <w:proofErr w:type="spellEnd"/>
        <w:r>
          <w:rPr>
            <w:rStyle w:val="Hipervnculo"/>
          </w:rPr>
          <w:t xml:space="preserve"> </w:t>
        </w:r>
        <w:proofErr w:type="spellStart"/>
        <w:r>
          <w:rPr>
            <w:rStyle w:val="Hipervnculo"/>
          </w:rPr>
          <w:t>Wii</w:t>
        </w:r>
        <w:proofErr w:type="spellEnd"/>
      </w:hyperlink>
      <w:r>
        <w:t xml:space="preserve"> funcionan mezclando la </w:t>
      </w:r>
      <w:proofErr w:type="spellStart"/>
      <w:r>
        <w:t>tecnologia</w:t>
      </w:r>
      <w:proofErr w:type="spellEnd"/>
      <w:r>
        <w:t xml:space="preserve"> de infrarrojos y Bluetooth. </w:t>
      </w:r>
    </w:p>
    <w:p w:rsidR="00105EE6" w:rsidRDefault="00105EE6" w:rsidP="00105EE6">
      <w:pPr>
        <w:pStyle w:val="Ttulo2"/>
      </w:pPr>
      <w:r>
        <w:rPr>
          <w:rStyle w:val="editsection"/>
        </w:rPr>
        <w:t>[</w:t>
      </w:r>
      <w:hyperlink r:id="rId44" w:tooltip="Editar sección: Versiones" w:history="1">
        <w:proofErr w:type="gramStart"/>
        <w:r>
          <w:rPr>
            <w:rStyle w:val="Hipervnculo"/>
          </w:rPr>
          <w:t>editar</w:t>
        </w:r>
        <w:proofErr w:type="gramEnd"/>
      </w:hyperlink>
      <w:r>
        <w:rPr>
          <w:rStyle w:val="editsection"/>
        </w:rPr>
        <w:t>]</w:t>
      </w:r>
      <w:r>
        <w:t xml:space="preserve"> </w:t>
      </w:r>
      <w:r>
        <w:rPr>
          <w:rStyle w:val="mw-headline"/>
        </w:rPr>
        <w:t>Versiones</w:t>
      </w:r>
    </w:p>
    <w:p w:rsidR="00105EE6" w:rsidRDefault="00105EE6" w:rsidP="00105EE6">
      <w:pPr>
        <w:numPr>
          <w:ilvl w:val="0"/>
          <w:numId w:val="2"/>
        </w:numPr>
        <w:spacing w:before="100" w:beforeAutospacing="1" w:after="100" w:afterAutospacing="1" w:line="240" w:lineRule="auto"/>
      </w:pPr>
      <w:r>
        <w:t xml:space="preserve">Bluetooth v.1.1: en </w:t>
      </w:r>
      <w:hyperlink r:id="rId45" w:tooltip="1994" w:history="1">
        <w:r>
          <w:rPr>
            <w:rStyle w:val="Hipervnculo"/>
          </w:rPr>
          <w:t>1994</w:t>
        </w:r>
      </w:hyperlink>
      <w:r>
        <w:t xml:space="preserve">, </w:t>
      </w:r>
      <w:hyperlink r:id="rId46" w:tooltip="Ericsson" w:history="1">
        <w:r>
          <w:rPr>
            <w:rStyle w:val="Hipervnculo"/>
          </w:rPr>
          <w:t>Ericsson</w:t>
        </w:r>
      </w:hyperlink>
      <w:r>
        <w:t xml:space="preserve"> inició un estudio para investigar la viabilidad de una nueva interfaz de bajo costo y consumo para la interconexión vía </w:t>
      </w:r>
      <w:hyperlink r:id="rId47" w:tooltip="Radio (medio de comunicación)" w:history="1">
        <w:r>
          <w:rPr>
            <w:rStyle w:val="Hipervnculo"/>
          </w:rPr>
          <w:t>radio</w:t>
        </w:r>
      </w:hyperlink>
      <w:r>
        <w:t xml:space="preserve"> (eliminando así cables) entre dispositivos como </w:t>
      </w:r>
      <w:hyperlink r:id="rId48" w:tooltip="Teléfono" w:history="1">
        <w:r>
          <w:rPr>
            <w:rStyle w:val="Hipervnculo"/>
          </w:rPr>
          <w:t>teléfonos</w:t>
        </w:r>
      </w:hyperlink>
      <w:r>
        <w:t xml:space="preserve"> móviles y otros accesorios. El estudio partía de un largo proyecto que investigaba unos </w:t>
      </w:r>
      <w:proofErr w:type="spellStart"/>
      <w:r>
        <w:t>multicomunicadores</w:t>
      </w:r>
      <w:proofErr w:type="spellEnd"/>
      <w:r>
        <w:t xml:space="preserve"> conectados a una red celular, hasta que se llegó a un enlace de radio de corto alcance, llamado </w:t>
      </w:r>
      <w:r>
        <w:rPr>
          <w:i/>
          <w:iCs/>
        </w:rPr>
        <w:t>MC link</w:t>
      </w:r>
      <w:r>
        <w:t xml:space="preserve">. Conforme este proyecto avanzaba se fue haciendo claro que este tipo de enlace podía ser utilizado ampliamente en un gran número de aplicaciones, ya que tenía como principal virtud que se basaba en un </w:t>
      </w:r>
      <w:hyperlink r:id="rId49" w:tooltip="Chip" w:history="1">
        <w:r>
          <w:rPr>
            <w:rStyle w:val="Hipervnculo"/>
          </w:rPr>
          <w:t>chip</w:t>
        </w:r>
      </w:hyperlink>
      <w:r>
        <w:t xml:space="preserve"> de radio. </w:t>
      </w:r>
    </w:p>
    <w:p w:rsidR="00105EE6" w:rsidRDefault="00105EE6" w:rsidP="00105EE6">
      <w:pPr>
        <w:numPr>
          <w:ilvl w:val="0"/>
          <w:numId w:val="3"/>
        </w:numPr>
        <w:spacing w:before="100" w:beforeAutospacing="1" w:after="100" w:afterAutospacing="1" w:line="240" w:lineRule="auto"/>
      </w:pPr>
      <w:r>
        <w:t xml:space="preserve">Bluetooth v.1.2: a diferencia de la 1.1, provee una solución inalámbrica complementaria para </w:t>
      </w:r>
      <w:proofErr w:type="spellStart"/>
      <w:r>
        <w:t>co</w:t>
      </w:r>
      <w:proofErr w:type="spellEnd"/>
      <w:r>
        <w:t xml:space="preserve">-existir Bluetooth y </w:t>
      </w:r>
      <w:hyperlink r:id="rId50" w:tooltip="Wi-Fi" w:history="1">
        <w:proofErr w:type="spellStart"/>
        <w:r>
          <w:rPr>
            <w:rStyle w:val="Hipervnculo"/>
          </w:rPr>
          <w:t>Wi</w:t>
        </w:r>
        <w:proofErr w:type="spellEnd"/>
        <w:r>
          <w:rPr>
            <w:rStyle w:val="Hipervnculo"/>
          </w:rPr>
          <w:t>-Fi</w:t>
        </w:r>
      </w:hyperlink>
      <w:r>
        <w:t xml:space="preserve"> en el espectro de los 2.4 GHz, sin interferencia entre ellos. La versión 1.2 usa la técnica "</w:t>
      </w:r>
      <w:proofErr w:type="spellStart"/>
      <w:r>
        <w:t>Adaptive</w:t>
      </w:r>
      <w:proofErr w:type="spellEnd"/>
      <w:r>
        <w:t xml:space="preserve"> </w:t>
      </w:r>
      <w:proofErr w:type="spellStart"/>
      <w:r>
        <w:t>Frequency</w:t>
      </w:r>
      <w:proofErr w:type="spellEnd"/>
      <w:r>
        <w:t xml:space="preserve"> </w:t>
      </w:r>
      <w:proofErr w:type="spellStart"/>
      <w:r>
        <w:t>Hopping</w:t>
      </w:r>
      <w:proofErr w:type="spellEnd"/>
      <w:r>
        <w:t xml:space="preserve"> (AFH)", que ejecuta una transmisión más eficiente y un cifrado más seguro. Para mejorar las experiencias de los usuarios, la V1.2 ofrece una calidad de voz (</w:t>
      </w:r>
      <w:proofErr w:type="spellStart"/>
      <w:r>
        <w:t>Voice</w:t>
      </w:r>
      <w:proofErr w:type="spellEnd"/>
      <w:r>
        <w:t xml:space="preserve"> </w:t>
      </w:r>
      <w:proofErr w:type="spellStart"/>
      <w:r>
        <w:t>Quality</w:t>
      </w:r>
      <w:proofErr w:type="spellEnd"/>
      <w:r>
        <w:t xml:space="preserve"> - </w:t>
      </w:r>
      <w:proofErr w:type="spellStart"/>
      <w:r>
        <w:t>Enhanced</w:t>
      </w:r>
      <w:proofErr w:type="spellEnd"/>
      <w:r>
        <w:t xml:space="preserve"> </w:t>
      </w:r>
      <w:proofErr w:type="spellStart"/>
      <w:r>
        <w:t>Voice</w:t>
      </w:r>
      <w:proofErr w:type="spellEnd"/>
      <w:r>
        <w:t xml:space="preserve"> </w:t>
      </w:r>
      <w:proofErr w:type="spellStart"/>
      <w:r>
        <w:t>Processing</w:t>
      </w:r>
      <w:proofErr w:type="spellEnd"/>
      <w:r>
        <w:t xml:space="preserve">) con menor ruido ambiental, y provee una más rápida configuración de la comunicación con los otros dispositivos </w:t>
      </w:r>
      <w:proofErr w:type="spellStart"/>
      <w:r>
        <w:t>bluetooth</w:t>
      </w:r>
      <w:proofErr w:type="spellEnd"/>
      <w:r>
        <w:t xml:space="preserve"> dentro del rango del alcance, como pueden ser PDAs, </w:t>
      </w:r>
      <w:proofErr w:type="spellStart"/>
      <w:r>
        <w:t>HIDs</w:t>
      </w:r>
      <w:proofErr w:type="spellEnd"/>
      <w:r>
        <w:t xml:space="preserve"> (</w:t>
      </w:r>
      <w:proofErr w:type="spellStart"/>
      <w:r>
        <w:t>Human</w:t>
      </w:r>
      <w:proofErr w:type="spellEnd"/>
      <w:r>
        <w:t xml:space="preserve"> Interface </w:t>
      </w:r>
      <w:proofErr w:type="spellStart"/>
      <w:r>
        <w:t>Devices</w:t>
      </w:r>
      <w:proofErr w:type="spellEnd"/>
      <w:r>
        <w:t xml:space="preserve">), computadoras portátiles, computadoras de escritorio, </w:t>
      </w:r>
      <w:proofErr w:type="spellStart"/>
      <w:r>
        <w:t>Headsets</w:t>
      </w:r>
      <w:proofErr w:type="spellEnd"/>
      <w:r>
        <w:t xml:space="preserve">, impresoras y teléfonos móviles. </w:t>
      </w:r>
    </w:p>
    <w:p w:rsidR="00105EE6" w:rsidRDefault="00105EE6" w:rsidP="00105EE6">
      <w:pPr>
        <w:numPr>
          <w:ilvl w:val="0"/>
          <w:numId w:val="4"/>
        </w:numPr>
        <w:spacing w:before="100" w:beforeAutospacing="1" w:after="100" w:afterAutospacing="1" w:line="240" w:lineRule="auto"/>
      </w:pPr>
      <w:r>
        <w:t>Bluetooth v.2.0: creada para ser una especificación separada, principalmente incorpora la técnica "</w:t>
      </w:r>
      <w:proofErr w:type="spellStart"/>
      <w:r>
        <w:t>Enhanced</w:t>
      </w:r>
      <w:proofErr w:type="spellEnd"/>
      <w:r>
        <w:t xml:space="preserve"> Data </w:t>
      </w:r>
      <w:proofErr w:type="spellStart"/>
      <w:r>
        <w:t>Rate</w:t>
      </w:r>
      <w:proofErr w:type="spellEnd"/>
      <w:r>
        <w:t xml:space="preserve">" (EDR) que le permite mejorar las </w:t>
      </w:r>
      <w:r>
        <w:lastRenderedPageBreak/>
        <w:t xml:space="preserve">velocidades de transmisión en hasta 3Mbps a la vez que intenta solucionar algunos errores de la especificación 1.2. </w:t>
      </w:r>
    </w:p>
    <w:p w:rsidR="00105EE6" w:rsidRDefault="00105EE6" w:rsidP="00105EE6">
      <w:pPr>
        <w:numPr>
          <w:ilvl w:val="0"/>
          <w:numId w:val="5"/>
        </w:numPr>
        <w:spacing w:before="100" w:beforeAutospacing="1" w:after="100" w:afterAutospacing="1" w:line="240" w:lineRule="auto"/>
      </w:pPr>
      <w:r>
        <w:t xml:space="preserve">Bluetooth v.2.1: simplifica los pasos para crear la conexión entre dispositivos, además el consumo de potencia es 5 veces menor. </w:t>
      </w:r>
    </w:p>
    <w:p w:rsidR="00105EE6" w:rsidRDefault="00105EE6" w:rsidP="00105EE6">
      <w:pPr>
        <w:numPr>
          <w:ilvl w:val="0"/>
          <w:numId w:val="6"/>
        </w:numPr>
        <w:spacing w:before="100" w:beforeAutospacing="1" w:after="100" w:afterAutospacing="1" w:line="240" w:lineRule="auto"/>
      </w:pPr>
      <w:r>
        <w:t xml:space="preserve">Bluetooth v3.0 (mediados 2009): aumenta considerablemente la velocidad de transferencia. La idea es que el nuevo Bluetooth trabaje con </w:t>
      </w:r>
      <w:proofErr w:type="spellStart"/>
      <w:r>
        <w:t>WiFi</w:t>
      </w:r>
      <w:proofErr w:type="spellEnd"/>
      <w:r>
        <w:t xml:space="preserve">, de tal manera que sea posible lograr mayor velocidad en los </w:t>
      </w:r>
      <w:proofErr w:type="spellStart"/>
      <w:r>
        <w:t>smartphones</w:t>
      </w:r>
      <w:proofErr w:type="spellEnd"/>
      <w:r>
        <w:t xml:space="preserve">. </w:t>
      </w:r>
    </w:p>
    <w:p w:rsidR="00105EE6" w:rsidRDefault="00105EE6" w:rsidP="00105EE6">
      <w:pPr>
        <w:pStyle w:val="Ttulo3"/>
      </w:pPr>
      <w:r>
        <w:rPr>
          <w:rStyle w:val="editsection"/>
        </w:rPr>
        <w:t>[</w:t>
      </w:r>
      <w:hyperlink r:id="rId51" w:tooltip="Editar sección: Futuro de Bluetooth" w:history="1">
        <w:proofErr w:type="gramStart"/>
        <w:r>
          <w:rPr>
            <w:rStyle w:val="Hipervnculo"/>
          </w:rPr>
          <w:t>editar</w:t>
        </w:r>
        <w:proofErr w:type="gramEnd"/>
      </w:hyperlink>
      <w:r>
        <w:rPr>
          <w:rStyle w:val="editsection"/>
        </w:rPr>
        <w:t>]</w:t>
      </w:r>
      <w:r>
        <w:t xml:space="preserve"> </w:t>
      </w:r>
      <w:r>
        <w:rPr>
          <w:rStyle w:val="mw-headline"/>
        </w:rPr>
        <w:t>Futuro de Bluetooth</w:t>
      </w:r>
    </w:p>
    <w:p w:rsidR="00105EE6" w:rsidRDefault="00105EE6" w:rsidP="00105EE6">
      <w:pPr>
        <w:pStyle w:val="Ttulo4"/>
      </w:pPr>
      <w:r>
        <w:rPr>
          <w:rStyle w:val="editsection"/>
        </w:rPr>
        <w:t>[</w:t>
      </w:r>
      <w:hyperlink r:id="rId52" w:tooltip="Editar sección: Ultra Wide Band Bluetooth" w:history="1">
        <w:proofErr w:type="gramStart"/>
        <w:r>
          <w:rPr>
            <w:rStyle w:val="Hipervnculo"/>
          </w:rPr>
          <w:t>editar</w:t>
        </w:r>
        <w:proofErr w:type="gramEnd"/>
      </w:hyperlink>
      <w:r>
        <w:rPr>
          <w:rStyle w:val="editsection"/>
        </w:rPr>
        <w:t>]</w:t>
      </w:r>
      <w:r>
        <w:t xml:space="preserve"> </w:t>
      </w:r>
      <w:r>
        <w:rPr>
          <w:rStyle w:val="mw-headline"/>
        </w:rPr>
        <w:t xml:space="preserve">Ultra </w:t>
      </w:r>
      <w:proofErr w:type="spellStart"/>
      <w:r>
        <w:rPr>
          <w:rStyle w:val="mw-headline"/>
        </w:rPr>
        <w:t>Wide</w:t>
      </w:r>
      <w:proofErr w:type="spellEnd"/>
      <w:r>
        <w:rPr>
          <w:rStyle w:val="mw-headline"/>
        </w:rPr>
        <w:t xml:space="preserve"> Band Bluetooth</w:t>
      </w:r>
    </w:p>
    <w:p w:rsidR="00105EE6" w:rsidRDefault="00105EE6" w:rsidP="00105EE6">
      <w:pPr>
        <w:pStyle w:val="NormalWeb"/>
      </w:pPr>
      <w:r>
        <w:t xml:space="preserve">El 28 de marzo de 2006, el </w:t>
      </w:r>
      <w:hyperlink r:id="rId53" w:anchor="El_SIG_de_Bluetooth" w:tooltip="Bluetooth" w:history="1">
        <w:r>
          <w:rPr>
            <w:rStyle w:val="Hipervnculo"/>
          </w:rPr>
          <w:t>Bluetooth SIG</w:t>
        </w:r>
      </w:hyperlink>
      <w:r>
        <w:t xml:space="preserve"> anunció su intención de utilizar </w:t>
      </w:r>
      <w:hyperlink r:id="rId54" w:tooltip="UWB" w:history="1">
        <w:r>
          <w:rPr>
            <w:rStyle w:val="Hipervnculo"/>
          </w:rPr>
          <w:t>Ultra-</w:t>
        </w:r>
        <w:proofErr w:type="spellStart"/>
        <w:r>
          <w:rPr>
            <w:rStyle w:val="Hipervnculo"/>
          </w:rPr>
          <w:t>Wideband</w:t>
        </w:r>
        <w:proofErr w:type="spellEnd"/>
      </w:hyperlink>
      <w:r>
        <w:t xml:space="preserve">/MB-OFDM como </w:t>
      </w:r>
      <w:hyperlink r:id="rId55" w:anchor="Capa_F.C3.ADsica_.28Capa_1.29" w:tooltip="Modelo OSI" w:history="1">
        <w:r>
          <w:rPr>
            <w:rStyle w:val="Hipervnculo"/>
          </w:rPr>
          <w:t>capa física</w:t>
        </w:r>
      </w:hyperlink>
      <w:r>
        <w:t xml:space="preserve"> para futuras versiones de Bluetooth.</w:t>
      </w:r>
    </w:p>
    <w:p w:rsidR="00105EE6" w:rsidRDefault="00105EE6" w:rsidP="00105EE6">
      <w:pPr>
        <w:pStyle w:val="NormalWeb"/>
      </w:pPr>
      <w:r>
        <w:t xml:space="preserve">La integración de UWB creará una versión de la tecnología Bluetooth con opción a grandes anchos de banda. Esta nueva versión permitirá alcanzar los requisitos de sincronización y transferencia de grandes cantidades de datos así como de contenidos de alta definición para dispositivos portátiles, proyectores multimedia, televisores y teléfonos </w:t>
      </w:r>
      <w:hyperlink r:id="rId56" w:tooltip="VOIP" w:history="1">
        <w:r>
          <w:rPr>
            <w:rStyle w:val="Hipervnculo"/>
          </w:rPr>
          <w:t>VOIP</w:t>
        </w:r>
      </w:hyperlink>
      <w:r>
        <w:t>.</w:t>
      </w:r>
    </w:p>
    <w:p w:rsidR="00105EE6" w:rsidRDefault="00105EE6" w:rsidP="00105EE6">
      <w:pPr>
        <w:pStyle w:val="NormalWeb"/>
      </w:pPr>
      <w:r>
        <w:t xml:space="preserve">Al mismo tiempo, la tecnología Bluetooth continuará satisfaciendo las necesidades de aplicaciones de muy bajo consumo como ratones, teclados o auriculares monofónicos permitiendo a los dispositivos seleccionar la </w:t>
      </w:r>
      <w:hyperlink r:id="rId57" w:anchor="Capa_F.C3.ADsica_.28Capa_1.29" w:tooltip="Modelo OSI" w:history="1">
        <w:r>
          <w:rPr>
            <w:rStyle w:val="Hipervnculo"/>
          </w:rPr>
          <w:t>capa física</w:t>
        </w:r>
      </w:hyperlink>
      <w:r>
        <w:t xml:space="preserve"> más apropiada para sus requisitos.</w:t>
      </w:r>
    </w:p>
    <w:p w:rsidR="00105EE6" w:rsidRDefault="00105EE6" w:rsidP="00105EE6">
      <w:pPr>
        <w:pStyle w:val="Ttulo4"/>
      </w:pPr>
      <w:r>
        <w:rPr>
          <w:rStyle w:val="editsection"/>
        </w:rPr>
        <w:t>[</w:t>
      </w:r>
      <w:hyperlink r:id="rId58" w:tooltip="Editar sección: Ultra Low Power Bluetooth" w:history="1">
        <w:proofErr w:type="gramStart"/>
        <w:r>
          <w:rPr>
            <w:rStyle w:val="Hipervnculo"/>
          </w:rPr>
          <w:t>editar</w:t>
        </w:r>
        <w:proofErr w:type="gramEnd"/>
      </w:hyperlink>
      <w:r>
        <w:rPr>
          <w:rStyle w:val="editsection"/>
        </w:rPr>
        <w:t>]</w:t>
      </w:r>
      <w:r>
        <w:t xml:space="preserve"> </w:t>
      </w:r>
      <w:r>
        <w:rPr>
          <w:rStyle w:val="mw-headline"/>
        </w:rPr>
        <w:t xml:space="preserve">Ultra </w:t>
      </w:r>
      <w:proofErr w:type="spellStart"/>
      <w:r>
        <w:rPr>
          <w:rStyle w:val="mw-headline"/>
        </w:rPr>
        <w:t>Low</w:t>
      </w:r>
      <w:proofErr w:type="spellEnd"/>
      <w:r>
        <w:rPr>
          <w:rStyle w:val="mw-headline"/>
        </w:rPr>
        <w:t xml:space="preserve"> </w:t>
      </w:r>
      <w:proofErr w:type="spellStart"/>
      <w:r>
        <w:rPr>
          <w:rStyle w:val="mw-headline"/>
        </w:rPr>
        <w:t>Power</w:t>
      </w:r>
      <w:proofErr w:type="spellEnd"/>
      <w:r>
        <w:rPr>
          <w:rStyle w:val="mw-headline"/>
        </w:rPr>
        <w:t xml:space="preserve"> Bluetooth</w:t>
      </w:r>
    </w:p>
    <w:p w:rsidR="00105EE6" w:rsidRDefault="00105EE6" w:rsidP="00105EE6">
      <w:pPr>
        <w:pStyle w:val="NormalWeb"/>
      </w:pPr>
      <w:r>
        <w:t xml:space="preserve">El 12 de junio de 2007, </w:t>
      </w:r>
      <w:hyperlink r:id="rId59" w:tooltip="Nokia" w:history="1">
        <w:r>
          <w:rPr>
            <w:rStyle w:val="Hipervnculo"/>
          </w:rPr>
          <w:t>Nokia</w:t>
        </w:r>
      </w:hyperlink>
      <w:r>
        <w:t xml:space="preserve"> y el </w:t>
      </w:r>
      <w:hyperlink r:id="rId60" w:anchor="El_SIG_de_Bluetooth" w:tooltip="Bluetooth" w:history="1">
        <w:r>
          <w:rPr>
            <w:rStyle w:val="Hipervnculo"/>
          </w:rPr>
          <w:t>Bluetooth SIG</w:t>
        </w:r>
      </w:hyperlink>
      <w:r>
        <w:t xml:space="preserve"> anunciaron que </w:t>
      </w:r>
      <w:hyperlink r:id="rId61" w:tooltip="Wibree" w:history="1">
        <w:proofErr w:type="spellStart"/>
        <w:r>
          <w:rPr>
            <w:rStyle w:val="Hipervnculo"/>
          </w:rPr>
          <w:t>Wibree</w:t>
        </w:r>
        <w:proofErr w:type="spellEnd"/>
      </w:hyperlink>
      <w:r>
        <w:t xml:space="preserve"> formará parte de la especificación de Bluetooth como versión de muy bajo consumo. Sus aplicaciones son principalmente dispositivos sensores o mandos a distancia. Puede resultar interesante para equipamiento médico. La propuesta de Nokia es utilizar esta tecnología como enlace de bajo coste hasta un teléfono móvil que actúe de </w:t>
      </w:r>
      <w:hyperlink r:id="rId62" w:tooltip="Puerta de enlace" w:history="1">
        <w:r>
          <w:rPr>
            <w:rStyle w:val="Hipervnculo"/>
          </w:rPr>
          <w:t>puerta de enlace</w:t>
        </w:r>
      </w:hyperlink>
      <w:r>
        <w:t xml:space="preserve"> hacia otras tecnologías como </w:t>
      </w:r>
      <w:hyperlink r:id="rId63" w:tooltip="Hspda (aún no redactado)" w:history="1">
        <w:proofErr w:type="spellStart"/>
        <w:r>
          <w:rPr>
            <w:rStyle w:val="Hipervnculo"/>
            <w:color w:val="CC2200"/>
          </w:rPr>
          <w:t>hspda</w:t>
        </w:r>
        <w:proofErr w:type="spellEnd"/>
      </w:hyperlink>
      <w:r>
        <w:t xml:space="preserve">, </w:t>
      </w:r>
      <w:hyperlink r:id="rId64" w:tooltip="Wi-Fi" w:history="1">
        <w:proofErr w:type="spellStart"/>
        <w:r>
          <w:rPr>
            <w:rStyle w:val="Hipervnculo"/>
          </w:rPr>
          <w:t>Wi</w:t>
        </w:r>
        <w:proofErr w:type="spellEnd"/>
        <w:r>
          <w:rPr>
            <w:rStyle w:val="Hipervnculo"/>
          </w:rPr>
          <w:t>-Fi</w:t>
        </w:r>
      </w:hyperlink>
      <w:r>
        <w:t xml:space="preserve"> o incluso el mismo Bluetooth.</w:t>
      </w:r>
    </w:p>
    <w:p w:rsidR="00105EE6" w:rsidRDefault="00105EE6" w:rsidP="00105EE6">
      <w:pPr>
        <w:pStyle w:val="Ttulo2"/>
      </w:pPr>
      <w:r>
        <w:rPr>
          <w:rStyle w:val="editsection"/>
        </w:rPr>
        <w:t>[</w:t>
      </w:r>
      <w:hyperlink r:id="rId65" w:tooltip="Editar sección: Información técnica" w:history="1">
        <w:proofErr w:type="gramStart"/>
        <w:r>
          <w:rPr>
            <w:rStyle w:val="Hipervnculo"/>
          </w:rPr>
          <w:t>editar</w:t>
        </w:r>
        <w:proofErr w:type="gramEnd"/>
      </w:hyperlink>
      <w:r>
        <w:rPr>
          <w:rStyle w:val="editsection"/>
        </w:rPr>
        <w:t>]</w:t>
      </w:r>
      <w:r>
        <w:t xml:space="preserve"> </w:t>
      </w:r>
      <w:r>
        <w:rPr>
          <w:rStyle w:val="mw-headline"/>
        </w:rPr>
        <w:t>Información técnica</w:t>
      </w:r>
    </w:p>
    <w:p w:rsidR="00105EE6" w:rsidRDefault="00105EE6" w:rsidP="00105EE6">
      <w:r>
        <w:rPr>
          <w:i/>
          <w:iCs/>
          <w:sz w:val="21"/>
          <w:szCs w:val="21"/>
        </w:rPr>
        <w:t>Artículo principal:</w:t>
      </w:r>
      <w:r>
        <w:rPr>
          <w:i/>
          <w:iCs/>
        </w:rPr>
        <w:t xml:space="preserve"> </w:t>
      </w:r>
      <w:hyperlink r:id="rId66" w:tooltip="Bluetooth (especificación)" w:history="1">
        <w:r>
          <w:rPr>
            <w:rStyle w:val="Hipervnculo"/>
            <w:i/>
            <w:iCs/>
          </w:rPr>
          <w:t>Bluetooth (especificación)</w:t>
        </w:r>
      </w:hyperlink>
    </w:p>
    <w:p w:rsidR="00105EE6" w:rsidRDefault="00105EE6" w:rsidP="00105EE6">
      <w:pPr>
        <w:pStyle w:val="NormalWeb"/>
      </w:pPr>
      <w:r>
        <w:t xml:space="preserve">La especificación de Bluetooth define un canal de comunicación de máximo 720 </w:t>
      </w:r>
      <w:proofErr w:type="spellStart"/>
      <w:r>
        <w:t>kb</w:t>
      </w:r>
      <w:proofErr w:type="spellEnd"/>
      <w:r>
        <w:t xml:space="preserve">/s (1 Mbps de capacidad bruta) con rango óptimo de 10 </w:t>
      </w:r>
      <w:hyperlink r:id="rId67" w:tooltip="Metro" w:history="1">
        <w:r>
          <w:rPr>
            <w:rStyle w:val="Hipervnculo"/>
          </w:rPr>
          <w:t>m</w:t>
        </w:r>
      </w:hyperlink>
      <w:r>
        <w:t xml:space="preserve"> (opcionalmente 100 m con repetidores).</w:t>
      </w:r>
    </w:p>
    <w:p w:rsidR="00105EE6" w:rsidRDefault="00105EE6" w:rsidP="00105EE6">
      <w:pPr>
        <w:pStyle w:val="NormalWeb"/>
      </w:pPr>
      <w:r>
        <w:t xml:space="preserve">La frecuencia de radio con la que trabaja está en el rango de 2,4 a 2,48 GHz con amplio espectro y saltos de frecuencia con posibilidad de transmitir en </w:t>
      </w:r>
      <w:hyperlink r:id="rId68" w:tooltip="Full Duplex" w:history="1">
        <w:r>
          <w:rPr>
            <w:rStyle w:val="Hipervnculo"/>
          </w:rPr>
          <w:t xml:space="preserve">Full </w:t>
        </w:r>
        <w:proofErr w:type="spellStart"/>
        <w:r>
          <w:rPr>
            <w:rStyle w:val="Hipervnculo"/>
          </w:rPr>
          <w:t>Duplex</w:t>
        </w:r>
        <w:proofErr w:type="spellEnd"/>
      </w:hyperlink>
      <w:r>
        <w:t xml:space="preserve"> con un máximo de 1600 saltos/</w:t>
      </w:r>
      <w:hyperlink r:id="rId69" w:tooltip="S" w:history="1">
        <w:r>
          <w:rPr>
            <w:rStyle w:val="Hipervnculo"/>
          </w:rPr>
          <w:t>s</w:t>
        </w:r>
      </w:hyperlink>
      <w:r>
        <w:t>. Los saltos de frecuencia se dan entre un total de 79 frecuencias con intervalos de 1Mhz; esto permite dar seguridad y robustez.</w:t>
      </w:r>
    </w:p>
    <w:p w:rsidR="00105EE6" w:rsidRDefault="00105EE6" w:rsidP="00105EE6">
      <w:pPr>
        <w:pStyle w:val="NormalWeb"/>
      </w:pPr>
      <w:r>
        <w:lastRenderedPageBreak/>
        <w:t xml:space="preserve">La potencia de salida para transmitir a una distancia máxima de 10 metros es de 0 </w:t>
      </w:r>
      <w:hyperlink r:id="rId70" w:tooltip="DBm" w:history="1">
        <w:proofErr w:type="spellStart"/>
        <w:r>
          <w:rPr>
            <w:rStyle w:val="Hipervnculo"/>
          </w:rPr>
          <w:t>dBm</w:t>
        </w:r>
        <w:proofErr w:type="spellEnd"/>
      </w:hyperlink>
      <w:r>
        <w:t xml:space="preserve"> (1 </w:t>
      </w:r>
      <w:proofErr w:type="spellStart"/>
      <w:r>
        <w:t>mW</w:t>
      </w:r>
      <w:proofErr w:type="spellEnd"/>
      <w:r>
        <w:t xml:space="preserve">), mientras que la versión de largo alcance transmite entre 20 y 30 </w:t>
      </w:r>
      <w:proofErr w:type="spellStart"/>
      <w:r>
        <w:t>dBm</w:t>
      </w:r>
      <w:proofErr w:type="spellEnd"/>
      <w:r>
        <w:t xml:space="preserve"> (entre 100 </w:t>
      </w:r>
      <w:proofErr w:type="spellStart"/>
      <w:r>
        <w:t>mW</w:t>
      </w:r>
      <w:proofErr w:type="spellEnd"/>
      <w:r>
        <w:t xml:space="preserve"> y 1 W).</w:t>
      </w:r>
    </w:p>
    <w:p w:rsidR="00105EE6" w:rsidRDefault="00105EE6" w:rsidP="00105EE6">
      <w:pPr>
        <w:pStyle w:val="NormalWeb"/>
      </w:pPr>
      <w:r>
        <w:t xml:space="preserve">Para lograr alcanzar el objetivo de bajo consumo y bajo costo, se ideó una solución que se puede implementar en un solo </w:t>
      </w:r>
      <w:hyperlink r:id="rId71" w:tooltip="Chip" w:history="1">
        <w:r>
          <w:rPr>
            <w:rStyle w:val="Hipervnculo"/>
          </w:rPr>
          <w:t>chip</w:t>
        </w:r>
      </w:hyperlink>
      <w:r>
        <w:t xml:space="preserve"> utilizando circuitos </w:t>
      </w:r>
      <w:hyperlink r:id="rId72" w:tooltip="CMOS" w:history="1">
        <w:r>
          <w:rPr>
            <w:rStyle w:val="Hipervnculo"/>
          </w:rPr>
          <w:t>CMOS</w:t>
        </w:r>
      </w:hyperlink>
      <w:r>
        <w:t>. De esta manera, se logró crear una solución de 9×9 mm y que consume aproximadamente 97% menos energía que un teléfono celular común.</w:t>
      </w:r>
    </w:p>
    <w:p w:rsidR="00105EE6" w:rsidRDefault="00105EE6" w:rsidP="00105EE6">
      <w:pPr>
        <w:pStyle w:val="NormalWeb"/>
      </w:pPr>
      <w:r>
        <w:t xml:space="preserve">El protocolo de </w:t>
      </w:r>
      <w:hyperlink r:id="rId73" w:tooltip="Banda base" w:history="1">
        <w:r>
          <w:rPr>
            <w:rStyle w:val="Hipervnculo"/>
          </w:rPr>
          <w:t>banda base</w:t>
        </w:r>
      </w:hyperlink>
      <w:r>
        <w:t xml:space="preserve"> (canales simples por línea) combina conmutación de circuitos y paquetes. Para asegurar que los paquetes no lleguen fuera de orden, los slots pueden ser reservados por paquetes síncronos, un salto diferente de señal es usado para cada paquete. Por otro lado, la conmutación de circuitos puede ser asíncrona o síncrona. Tres canales de datos síncronos (voz), o un canal de datos síncrono y uno asíncrono, pueden ser soportados en un solo canal. Cada canal de voz puede soportar una tasa de transferencia de 64 </w:t>
      </w:r>
      <w:proofErr w:type="spellStart"/>
      <w:r>
        <w:t>kb</w:t>
      </w:r>
      <w:proofErr w:type="spellEnd"/>
      <w:r>
        <w:t xml:space="preserve">/s en cada sentido, la cual es suficientemente adecuada para la transmisión de voz. Un canal asíncrono puede transmitir como mucho 721 </w:t>
      </w:r>
      <w:proofErr w:type="spellStart"/>
      <w:r>
        <w:t>kb</w:t>
      </w:r>
      <w:proofErr w:type="spellEnd"/>
      <w:r>
        <w:t xml:space="preserve">/s en una dirección y 56 </w:t>
      </w:r>
      <w:proofErr w:type="spellStart"/>
      <w:r>
        <w:t>kb</w:t>
      </w:r>
      <w:proofErr w:type="spellEnd"/>
      <w:r>
        <w:t xml:space="preserve">/s en la dirección opuesta, sin embargo, para una conexión síncrona es posible soportar 432,6 </w:t>
      </w:r>
      <w:proofErr w:type="spellStart"/>
      <w:r>
        <w:t>kb</w:t>
      </w:r>
      <w:proofErr w:type="spellEnd"/>
      <w:r>
        <w:t>/s en ambas direcciones si el enlace es simétrico.</w:t>
      </w:r>
    </w:p>
    <w:p w:rsidR="00105EE6" w:rsidRDefault="00105EE6" w:rsidP="00105EE6">
      <w:pPr>
        <w:pStyle w:val="Ttulo3"/>
      </w:pPr>
      <w:r>
        <w:rPr>
          <w:rStyle w:val="editsection"/>
        </w:rPr>
        <w:t>[</w:t>
      </w:r>
      <w:hyperlink r:id="rId74" w:tooltip="Editar sección: Arquitectura hardware" w:history="1">
        <w:proofErr w:type="gramStart"/>
        <w:r>
          <w:rPr>
            <w:rStyle w:val="Hipervnculo"/>
          </w:rPr>
          <w:t>editar</w:t>
        </w:r>
        <w:proofErr w:type="gramEnd"/>
      </w:hyperlink>
      <w:r>
        <w:rPr>
          <w:rStyle w:val="editsection"/>
        </w:rPr>
        <w:t>]</w:t>
      </w:r>
      <w:r>
        <w:t xml:space="preserve"> </w:t>
      </w:r>
      <w:r>
        <w:rPr>
          <w:rStyle w:val="mw-headline"/>
        </w:rPr>
        <w:t>Arquitectura hardware</w:t>
      </w:r>
    </w:p>
    <w:p w:rsidR="00105EE6" w:rsidRDefault="00105EE6" w:rsidP="00105EE6">
      <w:pPr>
        <w:pStyle w:val="NormalWeb"/>
      </w:pPr>
      <w:r>
        <w:t>El hardware que compone el dispositivo Bluetooth está compuesto por dos partes:</w:t>
      </w:r>
    </w:p>
    <w:p w:rsidR="00105EE6" w:rsidRDefault="00105EE6" w:rsidP="00105EE6">
      <w:pPr>
        <w:numPr>
          <w:ilvl w:val="0"/>
          <w:numId w:val="7"/>
        </w:numPr>
        <w:spacing w:before="100" w:beforeAutospacing="1" w:after="100" w:afterAutospacing="1" w:line="240" w:lineRule="auto"/>
      </w:pPr>
      <w:r>
        <w:rPr>
          <w:b/>
          <w:bCs/>
        </w:rPr>
        <w:t>un dispositivo de radio</w:t>
      </w:r>
      <w:r>
        <w:t xml:space="preserve">, encargado de modular y transmitir la señal </w:t>
      </w:r>
    </w:p>
    <w:p w:rsidR="00105EE6" w:rsidRDefault="00105EE6" w:rsidP="00105EE6">
      <w:pPr>
        <w:numPr>
          <w:ilvl w:val="0"/>
          <w:numId w:val="7"/>
        </w:numPr>
        <w:spacing w:before="100" w:beforeAutospacing="1" w:after="100" w:afterAutospacing="1" w:line="240" w:lineRule="auto"/>
      </w:pPr>
      <w:r>
        <w:rPr>
          <w:b/>
          <w:bCs/>
        </w:rPr>
        <w:t>un controlador digital</w:t>
      </w:r>
      <w:r>
        <w:t xml:space="preserve">, compuesto por una </w:t>
      </w:r>
      <w:hyperlink r:id="rId75" w:tooltip="CPU" w:history="1">
        <w:r>
          <w:rPr>
            <w:rStyle w:val="Hipervnculo"/>
          </w:rPr>
          <w:t>CPU</w:t>
        </w:r>
      </w:hyperlink>
      <w:r>
        <w:t xml:space="preserve">, por un procesador de señales digitales (DSP - Digital </w:t>
      </w:r>
      <w:proofErr w:type="spellStart"/>
      <w:r>
        <w:t>Signal</w:t>
      </w:r>
      <w:proofErr w:type="spellEnd"/>
      <w:r>
        <w:t xml:space="preserve"> </w:t>
      </w:r>
      <w:proofErr w:type="spellStart"/>
      <w:r>
        <w:t>Processor</w:t>
      </w:r>
      <w:proofErr w:type="spellEnd"/>
      <w:r>
        <w:t xml:space="preserve">) llamado Link </w:t>
      </w:r>
      <w:proofErr w:type="spellStart"/>
      <w:r>
        <w:t>Controller</w:t>
      </w:r>
      <w:proofErr w:type="spellEnd"/>
      <w:r>
        <w:t xml:space="preserve"> (o controlador de Enlace) y de los interfaces con el dispositivo anfitrión. </w:t>
      </w:r>
    </w:p>
    <w:p w:rsidR="00105EE6" w:rsidRDefault="00105EE6" w:rsidP="00105EE6">
      <w:pPr>
        <w:pStyle w:val="NormalWeb"/>
      </w:pPr>
      <w:r>
        <w:t xml:space="preserve">El LC o Link </w:t>
      </w:r>
      <w:proofErr w:type="spellStart"/>
      <w:r>
        <w:t>Controller</w:t>
      </w:r>
      <w:proofErr w:type="spellEnd"/>
      <w:r>
        <w:t xml:space="preserve"> está encargado de hacer el procesamiento de la banda base y del manejo de los protocolos ARQ y FEC de capa física. Además, se encarga de las funciones de transferencia (tanto asíncrona como síncrona), codificación de Audio y cifrado de datos.</w:t>
      </w:r>
    </w:p>
    <w:p w:rsidR="00105EE6" w:rsidRDefault="00105EE6" w:rsidP="00105EE6">
      <w:pPr>
        <w:pStyle w:val="NormalWeb"/>
      </w:pPr>
      <w:r>
        <w:t>El CPU del dispositivo se encarga de atender las instrucciones relacionadas con Bluetooth del dispositivo anfitrión, para así simplificar su operación. Para ello, sobre el CPU corre un software denominado Link Manager que tiene la función de comunicarse con otros dispositivos por medio del protocolo LMP.</w:t>
      </w:r>
    </w:p>
    <w:p w:rsidR="00105EE6" w:rsidRDefault="00105EE6" w:rsidP="00105EE6">
      <w:pPr>
        <w:pStyle w:val="NormalWeb"/>
      </w:pPr>
      <w:r>
        <w:t>Entre las tareas realizadas por el LC y el Link Manager, destacan las siguientes:</w:t>
      </w:r>
    </w:p>
    <w:p w:rsidR="00105EE6" w:rsidRDefault="00105EE6" w:rsidP="00105EE6">
      <w:pPr>
        <w:numPr>
          <w:ilvl w:val="0"/>
          <w:numId w:val="8"/>
        </w:numPr>
        <w:spacing w:before="100" w:beforeAutospacing="1" w:after="100" w:afterAutospacing="1" w:line="240" w:lineRule="auto"/>
      </w:pPr>
      <w:r>
        <w:t xml:space="preserve">Envío y Recepción de Datos. </w:t>
      </w:r>
    </w:p>
    <w:p w:rsidR="00105EE6" w:rsidRDefault="00105EE6" w:rsidP="00105EE6">
      <w:pPr>
        <w:numPr>
          <w:ilvl w:val="0"/>
          <w:numId w:val="8"/>
        </w:numPr>
        <w:spacing w:before="100" w:beforeAutospacing="1" w:after="100" w:afterAutospacing="1" w:line="240" w:lineRule="auto"/>
      </w:pPr>
      <w:proofErr w:type="spellStart"/>
      <w:r>
        <w:t>Empaginamiento</w:t>
      </w:r>
      <w:proofErr w:type="spellEnd"/>
      <w:r>
        <w:t xml:space="preserve"> y Peticiones. </w:t>
      </w:r>
    </w:p>
    <w:p w:rsidR="00105EE6" w:rsidRDefault="00105EE6" w:rsidP="00105EE6">
      <w:pPr>
        <w:numPr>
          <w:ilvl w:val="0"/>
          <w:numId w:val="8"/>
        </w:numPr>
        <w:spacing w:before="100" w:beforeAutospacing="1" w:after="100" w:afterAutospacing="1" w:line="240" w:lineRule="auto"/>
      </w:pPr>
      <w:r>
        <w:t xml:space="preserve">Determinación de Conexiones. </w:t>
      </w:r>
    </w:p>
    <w:p w:rsidR="00105EE6" w:rsidRDefault="00105EE6" w:rsidP="00105EE6">
      <w:pPr>
        <w:numPr>
          <w:ilvl w:val="0"/>
          <w:numId w:val="8"/>
        </w:numPr>
        <w:spacing w:before="100" w:beforeAutospacing="1" w:after="100" w:afterAutospacing="1" w:line="240" w:lineRule="auto"/>
      </w:pPr>
      <w:r>
        <w:t xml:space="preserve">Autenticación. </w:t>
      </w:r>
    </w:p>
    <w:p w:rsidR="00105EE6" w:rsidRDefault="00105EE6" w:rsidP="00105EE6">
      <w:pPr>
        <w:numPr>
          <w:ilvl w:val="0"/>
          <w:numId w:val="8"/>
        </w:numPr>
        <w:spacing w:before="100" w:beforeAutospacing="1" w:after="100" w:afterAutospacing="1" w:line="240" w:lineRule="auto"/>
      </w:pPr>
      <w:r>
        <w:t xml:space="preserve">Negociación y determinación de tipos de enlace. </w:t>
      </w:r>
    </w:p>
    <w:p w:rsidR="00105EE6" w:rsidRDefault="00105EE6" w:rsidP="00105EE6">
      <w:pPr>
        <w:numPr>
          <w:ilvl w:val="0"/>
          <w:numId w:val="8"/>
        </w:numPr>
        <w:spacing w:before="100" w:beforeAutospacing="1" w:after="100" w:afterAutospacing="1" w:line="240" w:lineRule="auto"/>
      </w:pPr>
      <w:r>
        <w:t xml:space="preserve">Determinación del tipo de cuerpo de cada paquete. </w:t>
      </w:r>
    </w:p>
    <w:p w:rsidR="00105EE6" w:rsidRDefault="00105EE6" w:rsidP="00105EE6">
      <w:pPr>
        <w:numPr>
          <w:ilvl w:val="0"/>
          <w:numId w:val="8"/>
        </w:numPr>
        <w:spacing w:before="100" w:beforeAutospacing="1" w:after="100" w:afterAutospacing="1" w:line="240" w:lineRule="auto"/>
      </w:pPr>
      <w:r>
        <w:t xml:space="preserve">Ubicación del dispositivo en modo </w:t>
      </w:r>
      <w:proofErr w:type="spellStart"/>
      <w:r>
        <w:t>sniff</w:t>
      </w:r>
      <w:proofErr w:type="spellEnd"/>
      <w:r>
        <w:t xml:space="preserve"> o </w:t>
      </w:r>
      <w:proofErr w:type="spellStart"/>
      <w:r>
        <w:t>hold</w:t>
      </w:r>
      <w:proofErr w:type="spellEnd"/>
      <w:r>
        <w:t xml:space="preserve">. </w:t>
      </w:r>
    </w:p>
    <w:p w:rsidR="00105EE6" w:rsidRDefault="00105EE6" w:rsidP="00105EE6">
      <w:pPr>
        <w:pStyle w:val="Ttulo3"/>
      </w:pPr>
      <w:r>
        <w:rPr>
          <w:rStyle w:val="editsection"/>
        </w:rPr>
        <w:lastRenderedPageBreak/>
        <w:t>[</w:t>
      </w:r>
      <w:hyperlink r:id="rId76" w:tooltip="Editar sección: Bluetooth contra Wi-Fi" w:history="1">
        <w:proofErr w:type="gramStart"/>
        <w:r>
          <w:rPr>
            <w:rStyle w:val="Hipervnculo"/>
          </w:rPr>
          <w:t>editar</w:t>
        </w:r>
        <w:proofErr w:type="gramEnd"/>
      </w:hyperlink>
      <w:r>
        <w:rPr>
          <w:rStyle w:val="editsection"/>
        </w:rPr>
        <w:t>]</w:t>
      </w:r>
      <w:r>
        <w:t xml:space="preserve"> </w:t>
      </w:r>
      <w:r>
        <w:rPr>
          <w:rStyle w:val="mw-headline"/>
        </w:rPr>
        <w:t xml:space="preserve">Bluetooth contra </w:t>
      </w:r>
      <w:proofErr w:type="spellStart"/>
      <w:r>
        <w:rPr>
          <w:rStyle w:val="mw-headline"/>
        </w:rPr>
        <w:t>Wi</w:t>
      </w:r>
      <w:proofErr w:type="spellEnd"/>
      <w:r>
        <w:rPr>
          <w:rStyle w:val="mw-headline"/>
        </w:rPr>
        <w:t>-Fi</w:t>
      </w:r>
    </w:p>
    <w:p w:rsidR="00105EE6" w:rsidRDefault="00105EE6" w:rsidP="00105EE6">
      <w:pPr>
        <w:pStyle w:val="NormalWeb"/>
      </w:pPr>
      <w:r>
        <w:t xml:space="preserve">Bluetooth y </w:t>
      </w:r>
      <w:hyperlink r:id="rId77" w:tooltip="Wi-Fi" w:history="1">
        <w:proofErr w:type="spellStart"/>
        <w:r>
          <w:rPr>
            <w:rStyle w:val="Hipervnculo"/>
          </w:rPr>
          <w:t>Wi</w:t>
        </w:r>
        <w:proofErr w:type="spellEnd"/>
        <w:r>
          <w:rPr>
            <w:rStyle w:val="Hipervnculo"/>
          </w:rPr>
          <w:t>-Fi</w:t>
        </w:r>
      </w:hyperlink>
      <w:r>
        <w:t xml:space="preserve"> cubren necesidades distintas en los entornos domésticos actuales: desde la creación de redes y las labores de impresión a la transferencia de ficheros entre </w:t>
      </w:r>
      <w:hyperlink r:id="rId78" w:tooltip="PDA" w:history="1">
        <w:r>
          <w:rPr>
            <w:rStyle w:val="Hipervnculo"/>
          </w:rPr>
          <w:t>PDA</w:t>
        </w:r>
      </w:hyperlink>
      <w:r>
        <w:t xml:space="preserve"> y ordenadores personales. Ambas tecnologías operan en las bandas de frecuencia no reguladas (</w:t>
      </w:r>
      <w:hyperlink r:id="rId79" w:tooltip="Banda ISM" w:history="1">
        <w:r>
          <w:rPr>
            <w:rStyle w:val="Hipervnculo"/>
          </w:rPr>
          <w:t>banda ISM</w:t>
        </w:r>
      </w:hyperlink>
      <w:r>
        <w:t>).</w:t>
      </w:r>
    </w:p>
    <w:p w:rsidR="00105EE6" w:rsidRDefault="00105EE6" w:rsidP="00105EE6">
      <w:pPr>
        <w:pStyle w:val="Ttulo4"/>
      </w:pPr>
      <w:r>
        <w:rPr>
          <w:rStyle w:val="editsection"/>
        </w:rPr>
        <w:t>[</w:t>
      </w:r>
      <w:hyperlink r:id="rId80" w:tooltip="Editar sección: Bluetooth" w:history="1">
        <w:proofErr w:type="gramStart"/>
        <w:r>
          <w:rPr>
            <w:rStyle w:val="Hipervnculo"/>
          </w:rPr>
          <w:t>editar</w:t>
        </w:r>
        <w:proofErr w:type="gramEnd"/>
      </w:hyperlink>
      <w:r>
        <w:rPr>
          <w:rStyle w:val="editsection"/>
        </w:rPr>
        <w:t>]</w:t>
      </w:r>
      <w:r>
        <w:t xml:space="preserve"> </w:t>
      </w:r>
      <w:r>
        <w:rPr>
          <w:rStyle w:val="mw-headline"/>
        </w:rPr>
        <w:t>Bluetooth</w:t>
      </w:r>
    </w:p>
    <w:p w:rsidR="00105EE6" w:rsidRDefault="00105EE6" w:rsidP="00105EE6">
      <w:pPr>
        <w:pStyle w:val="NormalWeb"/>
      </w:pPr>
      <w:r>
        <w:t xml:space="preserve">Bluetooth se utiliza principalmente en un gran número de productos tales como teléfonos, impresoras, </w:t>
      </w:r>
      <w:hyperlink r:id="rId81" w:tooltip="Módem" w:history="1">
        <w:r>
          <w:rPr>
            <w:rStyle w:val="Hipervnculo"/>
          </w:rPr>
          <w:t>módems</w:t>
        </w:r>
      </w:hyperlink>
      <w:r>
        <w:t xml:space="preserve"> y auriculares. Su uso es adecuado cuando puede haber dos o más dispositivos en un área reducida sin grandes necesidades de ancho de banda. Su uso más común está integrado en teléfonos y PDA, bien por medio de unos auriculares Bluetooth o en transferencia de ficheros.</w:t>
      </w:r>
    </w:p>
    <w:p w:rsidR="00105EE6" w:rsidRDefault="00105EE6" w:rsidP="00105EE6">
      <w:pPr>
        <w:pStyle w:val="NormalWeb"/>
      </w:pPr>
      <w:r>
        <w:t>Bluetooth tiene la ventaja de simplificar el descubrimiento y configuración de los dispositivos, ya que éstos pueden indicar a otros los servicios que ofrecen, lo que redunda en la accesibilidad de los mismos sin un control explícito de direcciones de red, permisos y otros aspectos típicos de redes tradicionales.</w:t>
      </w:r>
    </w:p>
    <w:p w:rsidR="00105EE6" w:rsidRDefault="00105EE6" w:rsidP="00105EE6">
      <w:pPr>
        <w:pStyle w:val="NormalWeb"/>
      </w:pPr>
    </w:p>
    <w:p w:rsidR="00105EE6" w:rsidRPr="00105EE6" w:rsidRDefault="00105EE6" w:rsidP="00105EE6">
      <w:pPr>
        <w:pStyle w:val="Ttulo4"/>
        <w:rPr>
          <w:lang w:val="en-US"/>
        </w:rPr>
      </w:pPr>
      <w:r w:rsidRPr="00105EE6">
        <w:rPr>
          <w:rStyle w:val="editsection"/>
          <w:lang w:val="en-US"/>
        </w:rPr>
        <w:t>[</w:t>
      </w:r>
      <w:proofErr w:type="spellStart"/>
      <w:r>
        <w:rPr>
          <w:rStyle w:val="editsection"/>
        </w:rPr>
        <w:fldChar w:fldCharType="begin"/>
      </w:r>
      <w:r w:rsidRPr="00105EE6">
        <w:rPr>
          <w:rStyle w:val="editsection"/>
          <w:lang w:val="en-US"/>
        </w:rPr>
        <w:instrText xml:space="preserve"> HYPERLINK "http://es.wikipedia.org/w/index.php?title=Bluetooth&amp;action=edit&amp;section=13" \o "Editar sección: El SIG de Bluetooth" </w:instrText>
      </w:r>
      <w:r>
        <w:rPr>
          <w:rStyle w:val="editsection"/>
        </w:rPr>
        <w:fldChar w:fldCharType="separate"/>
      </w:r>
      <w:proofErr w:type="gramStart"/>
      <w:r w:rsidRPr="00105EE6">
        <w:rPr>
          <w:rStyle w:val="Hipervnculo"/>
          <w:lang w:val="en-US"/>
        </w:rPr>
        <w:t>editar</w:t>
      </w:r>
      <w:proofErr w:type="spellEnd"/>
      <w:proofErr w:type="gramEnd"/>
      <w:r>
        <w:rPr>
          <w:rStyle w:val="editsection"/>
        </w:rPr>
        <w:fldChar w:fldCharType="end"/>
      </w:r>
      <w:r w:rsidRPr="00105EE6">
        <w:rPr>
          <w:rStyle w:val="editsection"/>
          <w:lang w:val="en-US"/>
        </w:rPr>
        <w:t>]</w:t>
      </w:r>
      <w:r w:rsidRPr="00105EE6">
        <w:rPr>
          <w:lang w:val="en-US"/>
        </w:rPr>
        <w:t xml:space="preserve"> </w:t>
      </w:r>
      <w:r w:rsidRPr="00105EE6">
        <w:rPr>
          <w:rStyle w:val="mw-headline"/>
          <w:lang w:val="en-US"/>
        </w:rPr>
        <w:t>El SIG de Bluetooth</w:t>
      </w:r>
    </w:p>
    <w:p w:rsidR="00105EE6" w:rsidRPr="00105EE6" w:rsidRDefault="00105EE6" w:rsidP="00105EE6">
      <w:pPr>
        <w:pStyle w:val="NormalWeb"/>
        <w:rPr>
          <w:lang w:val="en-US"/>
        </w:rPr>
      </w:pPr>
      <w:proofErr w:type="spellStart"/>
      <w:proofErr w:type="gramStart"/>
      <w:r w:rsidRPr="00105EE6">
        <w:rPr>
          <w:i/>
          <w:iCs/>
          <w:lang w:val="en-US"/>
        </w:rPr>
        <w:t>véase</w:t>
      </w:r>
      <w:proofErr w:type="spellEnd"/>
      <w:proofErr w:type="gramEnd"/>
      <w:r w:rsidRPr="00105EE6">
        <w:rPr>
          <w:lang w:val="en-US"/>
        </w:rPr>
        <w:t xml:space="preserve"> </w:t>
      </w:r>
      <w:hyperlink r:id="rId82" w:tooltip="Bluetooth Special Interest Group" w:history="1">
        <w:r w:rsidRPr="00105EE6">
          <w:rPr>
            <w:rStyle w:val="Hipervnculo"/>
            <w:lang w:val="en-US"/>
          </w:rPr>
          <w:t>Bluetooth SIG</w:t>
        </w:r>
      </w:hyperlink>
    </w:p>
    <w:p w:rsidR="00105EE6" w:rsidRPr="00105EE6" w:rsidRDefault="00105EE6" w:rsidP="00105EE6">
      <w:pPr>
        <w:pStyle w:val="Ttulo4"/>
        <w:rPr>
          <w:lang w:val="en-US"/>
        </w:rPr>
      </w:pPr>
      <w:r w:rsidRPr="00105EE6">
        <w:rPr>
          <w:rStyle w:val="editsection"/>
          <w:lang w:val="en-US"/>
        </w:rPr>
        <w:t>[</w:t>
      </w:r>
      <w:proofErr w:type="spellStart"/>
      <w:r>
        <w:rPr>
          <w:rStyle w:val="editsection"/>
        </w:rPr>
        <w:fldChar w:fldCharType="begin"/>
      </w:r>
      <w:r w:rsidRPr="00105EE6">
        <w:rPr>
          <w:rStyle w:val="editsection"/>
          <w:lang w:val="en-US"/>
        </w:rPr>
        <w:instrText xml:space="preserve"> HYPERLINK "http://es.wikipedia.org/w/index.php?title=Bluetooth&amp;action=edit&amp;section=14" \o "Editar sección: Wi-Fi" </w:instrText>
      </w:r>
      <w:r>
        <w:rPr>
          <w:rStyle w:val="editsection"/>
        </w:rPr>
        <w:fldChar w:fldCharType="separate"/>
      </w:r>
      <w:proofErr w:type="gramStart"/>
      <w:r w:rsidRPr="00105EE6">
        <w:rPr>
          <w:rStyle w:val="Hipervnculo"/>
          <w:lang w:val="en-US"/>
        </w:rPr>
        <w:t>editar</w:t>
      </w:r>
      <w:proofErr w:type="spellEnd"/>
      <w:proofErr w:type="gramEnd"/>
      <w:r>
        <w:rPr>
          <w:rStyle w:val="editsection"/>
        </w:rPr>
        <w:fldChar w:fldCharType="end"/>
      </w:r>
      <w:r w:rsidRPr="00105EE6">
        <w:rPr>
          <w:rStyle w:val="editsection"/>
          <w:lang w:val="en-US"/>
        </w:rPr>
        <w:t>]</w:t>
      </w:r>
      <w:r w:rsidRPr="00105EE6">
        <w:rPr>
          <w:lang w:val="en-US"/>
        </w:rPr>
        <w:t xml:space="preserve"> </w:t>
      </w:r>
      <w:r w:rsidRPr="00105EE6">
        <w:rPr>
          <w:rStyle w:val="mw-headline"/>
          <w:lang w:val="en-US"/>
        </w:rPr>
        <w:t>Wi-Fi</w:t>
      </w:r>
    </w:p>
    <w:p w:rsidR="00105EE6" w:rsidRDefault="00105EE6" w:rsidP="00105EE6">
      <w:pPr>
        <w:pStyle w:val="NormalWeb"/>
      </w:pPr>
      <w:hyperlink r:id="rId83" w:tooltip="Wi-Fi" w:history="1">
        <w:proofErr w:type="spellStart"/>
        <w:r>
          <w:rPr>
            <w:rStyle w:val="Hipervnculo"/>
          </w:rPr>
          <w:t>Wi</w:t>
        </w:r>
        <w:proofErr w:type="spellEnd"/>
        <w:r>
          <w:rPr>
            <w:rStyle w:val="Hipervnculo"/>
          </w:rPr>
          <w:t>-Fi</w:t>
        </w:r>
      </w:hyperlink>
      <w:r>
        <w:t xml:space="preserve"> es similar a la red Ethernet tradicional y como tal el establecimiento de comunicación necesita una configuración previa. Utiliza el mismo espectro de frecuencia que Bluetooth con una potencia de salida mayor que lleva a conexiones más sólidas. A veces se denomina a </w:t>
      </w:r>
      <w:proofErr w:type="spellStart"/>
      <w:r>
        <w:t>Wi</w:t>
      </w:r>
      <w:proofErr w:type="spellEnd"/>
      <w:r>
        <w:t>-Fi la “Ethernet sin cables”. Aunque esta descripción no es muy precisa, da una idea de sus ventajas e inconvenientes en comparación a otras alternativas. Se adecua mejor para redes de propósito general: permite conexiones más rápidas, un rango de distancias mayor y mejores mecanismos de seguridad.</w:t>
      </w:r>
    </w:p>
    <w:p w:rsidR="00105EE6" w:rsidRDefault="00105EE6" w:rsidP="00105EE6">
      <w:pPr>
        <w:pStyle w:val="NormalWeb"/>
      </w:pPr>
      <w:r>
        <w:t xml:space="preserve">Puede compararse la eficiencia de varios protocolos de transmisión inalámbrica, como Bluetooth y </w:t>
      </w:r>
      <w:proofErr w:type="spellStart"/>
      <w:r>
        <w:t>Wi</w:t>
      </w:r>
      <w:proofErr w:type="spellEnd"/>
      <w:r>
        <w:t xml:space="preserve">-Fi, por medio de la </w:t>
      </w:r>
      <w:hyperlink r:id="rId84" w:tooltip="Capacidad espacial (aún no redactado)" w:history="1">
        <w:r>
          <w:rPr>
            <w:rStyle w:val="Hipervnculo"/>
            <w:color w:val="CC2200"/>
          </w:rPr>
          <w:t>capacidad espacial</w:t>
        </w:r>
      </w:hyperlink>
      <w:r>
        <w:t xml:space="preserve"> (bits por segundo y metro cuadrado</w:t>
      </w:r>
    </w:p>
    <w:p w:rsidR="002D17F7" w:rsidRDefault="002D17F7" w:rsidP="002D17F7">
      <w:pPr>
        <w:pStyle w:val="Ttulo2"/>
      </w:pPr>
      <w:r>
        <w:rPr>
          <w:rStyle w:val="mw-headline"/>
        </w:rPr>
        <w:t>Introducción</w:t>
      </w:r>
    </w:p>
    <w:p w:rsidR="002D17F7" w:rsidRDefault="002D17F7" w:rsidP="002D17F7">
      <w:pPr>
        <w:pStyle w:val="NormalWeb"/>
      </w:pPr>
      <w:r>
        <w:t xml:space="preserve">Los </w:t>
      </w:r>
      <w:r>
        <w:rPr>
          <w:b/>
          <w:bCs/>
        </w:rPr>
        <w:t>enlaces infrarrojos</w:t>
      </w:r>
      <w:r>
        <w:t xml:space="preserve"> se encuentran limitados por el </w:t>
      </w:r>
      <w:hyperlink r:id="rId85" w:tooltip="Espacio (física)" w:history="1">
        <w:r>
          <w:rPr>
            <w:rStyle w:val="Hipervnculo"/>
          </w:rPr>
          <w:t>espacio</w:t>
        </w:r>
      </w:hyperlink>
      <w:r>
        <w:t xml:space="preserve"> y los obstáculos. El hecho de que la </w:t>
      </w:r>
      <w:hyperlink r:id="rId86" w:tooltip="Longitud de onda" w:history="1">
        <w:r>
          <w:rPr>
            <w:rStyle w:val="Hipervnculo"/>
          </w:rPr>
          <w:t>longitud de onda</w:t>
        </w:r>
      </w:hyperlink>
      <w:r>
        <w:t xml:space="preserve"> de los rayos </w:t>
      </w:r>
      <w:hyperlink r:id="rId87" w:tooltip="Infrarrojo" w:history="1">
        <w:r>
          <w:rPr>
            <w:rStyle w:val="Hipervnculo"/>
          </w:rPr>
          <w:t>infrarrojos</w:t>
        </w:r>
      </w:hyperlink>
      <w:r>
        <w:t xml:space="preserve"> sea tan pequeña (850-900 </w:t>
      </w:r>
      <w:hyperlink r:id="rId88" w:tooltip="Nanómetro" w:history="1">
        <w:proofErr w:type="spellStart"/>
        <w:r>
          <w:rPr>
            <w:rStyle w:val="Hipervnculo"/>
          </w:rPr>
          <w:t>nm</w:t>
        </w:r>
        <w:proofErr w:type="spellEnd"/>
      </w:hyperlink>
      <w:r>
        <w:t xml:space="preserve">), hace que no pueda propagarse de la misma forma en que lo hacen las </w:t>
      </w:r>
      <w:hyperlink r:id="rId89" w:tooltip="Radiofrecuencia" w:history="1">
        <w:r>
          <w:rPr>
            <w:rStyle w:val="Hipervnculo"/>
          </w:rPr>
          <w:t>señales de radio</w:t>
        </w:r>
      </w:hyperlink>
      <w:r>
        <w:t>.</w:t>
      </w:r>
    </w:p>
    <w:p w:rsidR="002D17F7" w:rsidRDefault="002D17F7" w:rsidP="002D17F7">
      <w:pPr>
        <w:pStyle w:val="NormalWeb"/>
      </w:pPr>
      <w:r>
        <w:t xml:space="preserve">Es por este motivo que las redes infrarrojas suelen estar dirigidas a oficinas o plantas de oficinas de reducido tamaño. Algunas empresas, van un poco más allá, transmitiendo </w:t>
      </w:r>
      <w:r>
        <w:lastRenderedPageBreak/>
        <w:t>datos de un edificio a otro mediante la colocación de antenas en las ventanas de cada edificio.</w:t>
      </w:r>
    </w:p>
    <w:p w:rsidR="002D17F7" w:rsidRDefault="002D17F7" w:rsidP="002D17F7">
      <w:pPr>
        <w:pStyle w:val="NormalWeb"/>
      </w:pPr>
      <w:r>
        <w:t xml:space="preserve">Por otro lado, las transmisiones infrarrojas presentan la ventaja, frente a las de radio, de no transmitir a frecuencias bajas, donde el </w:t>
      </w:r>
      <w:hyperlink r:id="rId90" w:tooltip="Infrarrojo" w:history="1">
        <w:r>
          <w:rPr>
            <w:rStyle w:val="Hipervnculo"/>
          </w:rPr>
          <w:t>espectro</w:t>
        </w:r>
      </w:hyperlink>
      <w:r>
        <w:t xml:space="preserve"> está más limitado, no teniendo que restringir, por tanto, su ancho de banda a las frecuencias libres.</w:t>
      </w:r>
    </w:p>
    <w:p w:rsidR="002D17F7" w:rsidRDefault="002D17F7" w:rsidP="002D17F7">
      <w:pPr>
        <w:pStyle w:val="Ttulo2"/>
      </w:pPr>
      <w:r>
        <w:rPr>
          <w:rStyle w:val="editsection"/>
        </w:rPr>
        <w:t>[</w:t>
      </w:r>
      <w:hyperlink r:id="rId91" w:tooltip="Editar sección: Modos de transmisión" w:history="1">
        <w:proofErr w:type="gramStart"/>
        <w:r>
          <w:rPr>
            <w:rStyle w:val="Hipervnculo"/>
          </w:rPr>
          <w:t>editar</w:t>
        </w:r>
        <w:proofErr w:type="gramEnd"/>
      </w:hyperlink>
      <w:r>
        <w:rPr>
          <w:rStyle w:val="editsection"/>
        </w:rPr>
        <w:t>]</w:t>
      </w:r>
      <w:r>
        <w:t xml:space="preserve"> </w:t>
      </w:r>
      <w:r>
        <w:rPr>
          <w:rStyle w:val="mw-headline"/>
        </w:rPr>
        <w:t>Modos de transmisión</w:t>
      </w:r>
    </w:p>
    <w:p w:rsidR="002D17F7" w:rsidRDefault="002D17F7" w:rsidP="002D17F7">
      <w:pPr>
        <w:pStyle w:val="NormalWeb"/>
      </w:pPr>
      <w:r>
        <w:t>A la hora de transmitir, las estaciones infrarrojas pueden usar tres tipos de métodos para ello: punto a punto, casi-difuso y difuso.</w:t>
      </w:r>
    </w:p>
    <w:p w:rsidR="002D17F7" w:rsidRDefault="002D17F7" w:rsidP="002D17F7">
      <w:pPr>
        <w:pStyle w:val="NormalWeb"/>
      </w:pPr>
      <w:r>
        <w:t xml:space="preserve">En el modo </w:t>
      </w:r>
      <w:r>
        <w:rPr>
          <w:i/>
          <w:iCs/>
        </w:rPr>
        <w:t>punto a punto</w:t>
      </w:r>
      <w:r>
        <w:t xml:space="preserve">, el tipo de emisión por parte del transmisor se hace de forma direccional. Por ello, las estaciones deben verse directamente, para poder dirigir el haz de luz directamente de una hacia la otra. Por este motivo, este es el tipo de red inalámbrica más limitado, pues a todos los inconvenientes de las comunicaciones infrarrojas hay que unir el hecho de tener que colocar las estaciones enfrentadas. Este método se suele usar en redes inalámbricas </w:t>
      </w:r>
      <w:proofErr w:type="spellStart"/>
      <w:r>
        <w:t>Token</w:t>
      </w:r>
      <w:proofErr w:type="spellEnd"/>
      <w:r>
        <w:t xml:space="preserve"> Ring, donde el anillo está formado por una unión de enlaces punto a punto entre las distintas estaciones, conformando cada uno de los segmentos.</w:t>
      </w:r>
    </w:p>
    <w:p w:rsidR="002D17F7" w:rsidRDefault="002D17F7" w:rsidP="002D17F7">
      <w:pPr>
        <w:pStyle w:val="NormalWeb"/>
      </w:pPr>
      <w:r>
        <w:t xml:space="preserve">En el modo </w:t>
      </w:r>
      <w:r>
        <w:rPr>
          <w:i/>
          <w:iCs/>
        </w:rPr>
        <w:t>casi-difuso</w:t>
      </w:r>
      <w:r>
        <w:t>, el tipo de emisión es radial; esto es, la emisión se produce en todas direcciones, al contrario que en el modo punto a punto. Para conseguir esto, lo que se hace es transmitir hacia distintas superficies reflectantes, las cuales redirigirán el haz de luz hacia la/s estación/es receptora/s. De esta forma, se rompe la limitación impuesta en el modo punto a punto de la direccionalidad del enlace. En función de cómo sea esta superficie reflectante, podemos distinguir dos tipos de reflexión: pasiva y activa. En la reflexión pasiva, la superficie reflectante simplemente refleja la señal, debido a las cualidades reflexivas del material. En la reflexión activa, por el contrario, el medio reflectante no sólo refleja la señal, sino que además la amplifica. En este caso, el medio reflectante se conoce como satélite. Destacar que, mientras la reflexión pasiva es más flexible y barata, requiere de una mayor potencia de emisión por parte de las estaciones, debido al hecho de no contar con etapa repetidora.</w:t>
      </w:r>
    </w:p>
    <w:p w:rsidR="002D17F7" w:rsidRDefault="002D17F7" w:rsidP="002D17F7">
      <w:pPr>
        <w:pStyle w:val="NormalWeb"/>
      </w:pPr>
      <w:r>
        <w:t xml:space="preserve">El modo de emisión </w:t>
      </w:r>
      <w:r>
        <w:rPr>
          <w:i/>
          <w:iCs/>
        </w:rPr>
        <w:t>difuso</w:t>
      </w:r>
      <w:r>
        <w:t>, por otro lado, se diferencia del casi-difuso en que debe ser capaz de abarcar, mediante múltiples reflexiones, todo el recinto en el cual se encuentran las estaciones. Obviamente, esto requiere una potencia de emisión mayor que los dos modos anteriores, puesto que el número de rebotes incide directamente en el camino recorrido por la señal y las pérdidas aumentan.</w:t>
      </w:r>
    </w:p>
    <w:p w:rsidR="002D17F7" w:rsidRDefault="002D17F7" w:rsidP="002D17F7">
      <w:pPr>
        <w:pStyle w:val="NormalWeb"/>
      </w:pPr>
      <w:r>
        <w:t>Según el caso que comentábamos antes de las empresas que utilizaban enlaces de un edificio a otro mediante antenas en las ventanas, podemos observar que, obviamente, este enlace será punto a punto, mientras que en las redes interiores lo más lógico es realizar enlaces difusos.</w:t>
      </w:r>
    </w:p>
    <w:p w:rsidR="002D17F7" w:rsidRDefault="002D17F7" w:rsidP="002D17F7">
      <w:pPr>
        <w:pStyle w:val="Ttulo2"/>
      </w:pPr>
      <w:r>
        <w:rPr>
          <w:rStyle w:val="editsection"/>
        </w:rPr>
        <w:t>[</w:t>
      </w:r>
      <w:hyperlink r:id="rId92" w:tooltip="Editar sección: Modos de operación" w:history="1">
        <w:proofErr w:type="gramStart"/>
        <w:r>
          <w:rPr>
            <w:rStyle w:val="Hipervnculo"/>
          </w:rPr>
          <w:t>editar</w:t>
        </w:r>
        <w:proofErr w:type="gramEnd"/>
      </w:hyperlink>
      <w:r>
        <w:rPr>
          <w:rStyle w:val="editsection"/>
        </w:rPr>
        <w:t>]</w:t>
      </w:r>
      <w:r>
        <w:t xml:space="preserve"> </w:t>
      </w:r>
      <w:r>
        <w:rPr>
          <w:rStyle w:val="mw-headline"/>
        </w:rPr>
        <w:t>Modos de operación</w:t>
      </w:r>
    </w:p>
    <w:p w:rsidR="002D17F7" w:rsidRDefault="002D17F7" w:rsidP="002D17F7">
      <w:pPr>
        <w:pStyle w:val="NormalWeb"/>
      </w:pPr>
      <w:r>
        <w:t>Dependiendo de las necesidades de la red inalámbrica, esta puede adoptar dos configuraciones posibles:</w:t>
      </w:r>
    </w:p>
    <w:p w:rsidR="002D17F7" w:rsidRDefault="002D17F7" w:rsidP="002D17F7">
      <w:pPr>
        <w:pStyle w:val="NormalWeb"/>
      </w:pPr>
      <w:r>
        <w:lastRenderedPageBreak/>
        <w:t xml:space="preserve">1) </w:t>
      </w:r>
      <w:r>
        <w:rPr>
          <w:b/>
          <w:bCs/>
        </w:rPr>
        <w:t xml:space="preserve">Peer </w:t>
      </w:r>
      <w:proofErr w:type="spellStart"/>
      <w:r>
        <w:rPr>
          <w:b/>
          <w:bCs/>
        </w:rPr>
        <w:t>to</w:t>
      </w:r>
      <w:proofErr w:type="spellEnd"/>
      <w:r>
        <w:rPr>
          <w:b/>
          <w:bCs/>
        </w:rPr>
        <w:t xml:space="preserve"> Peer o Ad Hoc:</w:t>
      </w:r>
      <w:r>
        <w:t xml:space="preserve"> Es el tipo de configuración más sencilla, en el que dos o más estaciones se conectan directamente, de forma visible, formando una especie de anillo.</w:t>
      </w:r>
    </w:p>
    <w:p w:rsidR="002D17F7" w:rsidRDefault="002D17F7" w:rsidP="002D17F7">
      <w:pPr>
        <w:pStyle w:val="NormalWeb"/>
      </w:pPr>
      <w:r>
        <w:t xml:space="preserve">2) </w:t>
      </w:r>
      <w:r>
        <w:rPr>
          <w:b/>
          <w:bCs/>
        </w:rPr>
        <w:t>Modo Infraestructura:</w:t>
      </w:r>
      <w:r>
        <w:t xml:space="preserve"> En este tipo de configuración, se añade un elemento llamado </w:t>
      </w:r>
      <w:r>
        <w:rPr>
          <w:i/>
          <w:iCs/>
        </w:rPr>
        <w:t>punto de acceso</w:t>
      </w:r>
      <w:r>
        <w:t xml:space="preserve"> (más conocido como AP (Access Point)). Dicho elemento, permite formar redes de menor tamaño que serán interconectadas a través de él. En ocasiones, dependiendo del tipo de punto de acceso, las redes pueden ser de tipos distintos, siendo este dispositivo el encargado de realizar la conversión entre señales.</w:t>
      </w:r>
    </w:p>
    <w:p w:rsidR="002D17F7" w:rsidRPr="002D17F7" w:rsidRDefault="002D17F7" w:rsidP="002D17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D17F7">
        <w:rPr>
          <w:rFonts w:ascii="Times New Roman" w:eastAsia="Times New Roman" w:hAnsi="Times New Roman" w:cs="Times New Roman"/>
          <w:b/>
          <w:bCs/>
          <w:sz w:val="48"/>
          <w:szCs w:val="48"/>
          <w:lang w:eastAsia="es-ES"/>
        </w:rPr>
        <w:t>RATON O MOUSE (Informática)</w:t>
      </w:r>
    </w:p>
    <w:p w:rsidR="002D17F7" w:rsidRPr="002D17F7" w:rsidRDefault="002D17F7" w:rsidP="002D17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609725" cy="1428750"/>
            <wp:effectExtent l="0" t="0" r="0" b="0"/>
            <wp:docPr id="7" name="Imagen 7" descr="http://usuarios.multimania.es/tutoinformatica/images/RA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uarios.multimania.es/tutoinformatica/images/RATON.GIF"/>
                    <pic:cNvPicPr>
                      <a:picLocks noChangeAspect="1" noChangeArrowheads="1"/>
                    </pic:cNvPicPr>
                  </pic:nvPicPr>
                  <pic:blipFill>
                    <a:blip r:embed="rId93"/>
                    <a:srcRect/>
                    <a:stretch>
                      <a:fillRect/>
                    </a:stretch>
                  </pic:blipFill>
                  <pic:spPr bwMode="auto">
                    <a:xfrm>
                      <a:off x="0" y="0"/>
                      <a:ext cx="1609725" cy="1428750"/>
                    </a:xfrm>
                    <a:prstGeom prst="rect">
                      <a:avLst/>
                    </a:prstGeom>
                    <a:noFill/>
                    <a:ln w="9525">
                      <a:noFill/>
                      <a:miter lim="800000"/>
                      <a:headEnd/>
                      <a:tailEnd/>
                    </a:ln>
                  </pic:spPr>
                </pic:pic>
              </a:graphicData>
            </a:graphic>
          </wp:inline>
        </w:drawing>
      </w:r>
    </w:p>
    <w:p w:rsidR="002D17F7" w:rsidRPr="002D17F7" w:rsidRDefault="002D17F7" w:rsidP="002D17F7">
      <w:pPr>
        <w:spacing w:before="100" w:beforeAutospacing="1" w:after="100" w:afterAutospacing="1" w:line="240" w:lineRule="auto"/>
        <w:rPr>
          <w:rFonts w:ascii="Times New Roman" w:eastAsia="Times New Roman" w:hAnsi="Times New Roman" w:cs="Times New Roman"/>
          <w:sz w:val="24"/>
          <w:szCs w:val="24"/>
          <w:lang w:eastAsia="es-ES"/>
        </w:rPr>
      </w:pPr>
      <w:r w:rsidRPr="002D17F7">
        <w:rPr>
          <w:rFonts w:ascii="Times New Roman" w:eastAsia="Times New Roman" w:hAnsi="Times New Roman" w:cs="Times New Roman"/>
          <w:sz w:val="27"/>
          <w:szCs w:val="27"/>
          <w:lang w:eastAsia="es-ES"/>
        </w:rPr>
        <w:t>       Dispositivo señalador muy común, popularizado gracias a estar incluido en el equipamiento estándar del Apple Macintosh. Fue desarrollado por Xerox en el parque de investigación de Palo Alto (EEUU). La aparición de este dispositivo y de la interfaz gráfica de usuario, que une un puntero en la pantalla de la computadora al movimiento del ratón o mouse, ha abierto el potente mundo de las computadoras a una población anteriormente excluida de él a causa de la oscuridad de los lenguajes de computadora y de la interfaz de línea de comandos.</w:t>
      </w:r>
      <w:r w:rsidRPr="002D17F7">
        <w:rPr>
          <w:rFonts w:ascii="Times New Roman" w:eastAsia="Times New Roman" w:hAnsi="Times New Roman" w:cs="Times New Roman"/>
          <w:sz w:val="27"/>
          <w:szCs w:val="27"/>
          <w:lang w:eastAsia="es-ES"/>
        </w:rPr>
        <w:br/>
        <w:t xml:space="preserve">Existen muchas variaciones en su diseño, con formas distintas y distinto número de botones, pero todos funcionan de un modo similar. Cuando el usuario lo mueve, una bola situada en la base hace girar un par de ruedas que se encuentran en ángulo recto. El movimiento de las ruedas se convierte en señales eléctricas, contando puntos conductores o ranuras de la rueda. El ratón </w:t>
      </w:r>
      <w:proofErr w:type="spellStart"/>
      <w:r w:rsidRPr="002D17F7">
        <w:rPr>
          <w:rFonts w:ascii="Times New Roman" w:eastAsia="Times New Roman" w:hAnsi="Times New Roman" w:cs="Times New Roman"/>
          <w:sz w:val="27"/>
          <w:szCs w:val="27"/>
          <w:lang w:eastAsia="es-ES"/>
        </w:rPr>
        <w:t>optomecánico</w:t>
      </w:r>
      <w:proofErr w:type="spellEnd"/>
      <w:r w:rsidRPr="002D17F7">
        <w:rPr>
          <w:rFonts w:ascii="Times New Roman" w:eastAsia="Times New Roman" w:hAnsi="Times New Roman" w:cs="Times New Roman"/>
          <w:sz w:val="27"/>
          <w:szCs w:val="27"/>
          <w:lang w:eastAsia="es-ES"/>
        </w:rPr>
        <w:t xml:space="preserve"> de reciente aparición elimina el costo de las reparaciones y el mantenimiento que requiere uno puramente mecánico. </w:t>
      </w:r>
    </w:p>
    <w:p w:rsidR="002D17F7" w:rsidRPr="002D17F7" w:rsidRDefault="002D17F7" w:rsidP="002D17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bookmarkStart w:id="0" w:name="raton_optomecanico"/>
      <w:r w:rsidRPr="002D17F7">
        <w:rPr>
          <w:rFonts w:ascii="Times New Roman" w:eastAsia="Times New Roman" w:hAnsi="Times New Roman" w:cs="Times New Roman"/>
          <w:b/>
          <w:bCs/>
          <w:sz w:val="48"/>
          <w:szCs w:val="48"/>
          <w:lang w:eastAsia="es-ES"/>
        </w:rPr>
        <w:t xml:space="preserve">Ratón o mouse </w:t>
      </w:r>
      <w:proofErr w:type="spellStart"/>
      <w:r w:rsidRPr="002D17F7">
        <w:rPr>
          <w:rFonts w:ascii="Times New Roman" w:eastAsia="Times New Roman" w:hAnsi="Times New Roman" w:cs="Times New Roman"/>
          <w:b/>
          <w:bCs/>
          <w:sz w:val="48"/>
          <w:szCs w:val="48"/>
          <w:lang w:eastAsia="es-ES"/>
        </w:rPr>
        <w:t>optomecánico</w:t>
      </w:r>
      <w:bookmarkEnd w:id="0"/>
      <w:proofErr w:type="spellEnd"/>
      <w:r>
        <w:rPr>
          <w:rFonts w:ascii="Times New Roman" w:eastAsia="Times New Roman" w:hAnsi="Times New Roman" w:cs="Times New Roman"/>
          <w:b/>
          <w:bCs/>
          <w:noProof/>
          <w:color w:val="0000FF"/>
          <w:sz w:val="48"/>
          <w:szCs w:val="48"/>
          <w:lang w:eastAsia="es-ES"/>
        </w:rPr>
        <w:drawing>
          <wp:inline distT="0" distB="0" distL="0" distR="0">
            <wp:extent cx="571500" cy="552450"/>
            <wp:effectExtent l="19050" t="0" r="0" b="0"/>
            <wp:docPr id="8" name="Imagen 8" descr="http://usuarios.multimania.es/tutoinformatica/images/fechainkieta.gif">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uarios.multimania.es/tutoinformatica/images/fechainkieta.gif">
                      <a:hlinkClick r:id="rId94"/>
                    </pic:cNvPr>
                    <pic:cNvPicPr>
                      <a:picLocks noChangeAspect="1" noChangeArrowheads="1"/>
                    </pic:cNvPicPr>
                  </pic:nvPicPr>
                  <pic:blipFill>
                    <a:blip r:embed="rId95"/>
                    <a:srcRect/>
                    <a:stretch>
                      <a:fillRect/>
                    </a:stretch>
                  </pic:blipFill>
                  <pic:spPr bwMode="auto">
                    <a:xfrm>
                      <a:off x="0" y="0"/>
                      <a:ext cx="571500" cy="552450"/>
                    </a:xfrm>
                    <a:prstGeom prst="rect">
                      <a:avLst/>
                    </a:prstGeom>
                    <a:noFill/>
                    <a:ln w="9525">
                      <a:noFill/>
                      <a:miter lim="800000"/>
                      <a:headEnd/>
                      <a:tailEnd/>
                    </a:ln>
                  </pic:spPr>
                </pic:pic>
              </a:graphicData>
            </a:graphic>
          </wp:inline>
        </w:drawing>
      </w:r>
    </w:p>
    <w:p w:rsidR="002D17F7" w:rsidRPr="002D17F7" w:rsidRDefault="002D17F7" w:rsidP="002D17F7">
      <w:pPr>
        <w:spacing w:before="100" w:beforeAutospacing="1" w:after="100" w:afterAutospacing="1" w:line="240" w:lineRule="auto"/>
        <w:rPr>
          <w:rFonts w:ascii="Times New Roman" w:eastAsia="Times New Roman" w:hAnsi="Times New Roman" w:cs="Times New Roman"/>
          <w:sz w:val="24"/>
          <w:szCs w:val="24"/>
          <w:lang w:eastAsia="es-ES"/>
        </w:rPr>
      </w:pPr>
      <w:r w:rsidRPr="002D17F7">
        <w:rPr>
          <w:rFonts w:ascii="Times New Roman" w:eastAsia="Times New Roman" w:hAnsi="Times New Roman" w:cs="Times New Roman"/>
          <w:sz w:val="27"/>
          <w:szCs w:val="27"/>
          <w:lang w:eastAsia="es-ES"/>
        </w:rPr>
        <w:t>       En informática, tipo de mouse (ratón) en el que el movimiento se traduce en señales de dirección a través de una combinación de medios ópticos y mecánicos. La porción óptica incluye pares de diodos emisores de luz (</w:t>
      </w:r>
      <w:proofErr w:type="spellStart"/>
      <w:r w:rsidRPr="002D17F7">
        <w:rPr>
          <w:rFonts w:ascii="Times New Roman" w:eastAsia="Times New Roman" w:hAnsi="Times New Roman" w:cs="Times New Roman"/>
          <w:sz w:val="27"/>
          <w:szCs w:val="27"/>
          <w:lang w:eastAsia="es-ES"/>
        </w:rPr>
        <w:t>LEDs</w:t>
      </w:r>
      <w:proofErr w:type="spellEnd"/>
      <w:r w:rsidRPr="002D17F7">
        <w:rPr>
          <w:rFonts w:ascii="Times New Roman" w:eastAsia="Times New Roman" w:hAnsi="Times New Roman" w:cs="Times New Roman"/>
          <w:sz w:val="27"/>
          <w:szCs w:val="27"/>
          <w:lang w:eastAsia="es-ES"/>
        </w:rPr>
        <w:t>, acrónimo de Light-</w:t>
      </w:r>
      <w:proofErr w:type="spellStart"/>
      <w:r w:rsidRPr="002D17F7">
        <w:rPr>
          <w:rFonts w:ascii="Times New Roman" w:eastAsia="Times New Roman" w:hAnsi="Times New Roman" w:cs="Times New Roman"/>
          <w:sz w:val="27"/>
          <w:szCs w:val="27"/>
          <w:lang w:eastAsia="es-ES"/>
        </w:rPr>
        <w:t>Emitting</w:t>
      </w:r>
      <w:proofErr w:type="spellEnd"/>
      <w:r w:rsidRPr="002D17F7">
        <w:rPr>
          <w:rFonts w:ascii="Times New Roman" w:eastAsia="Times New Roman" w:hAnsi="Times New Roman" w:cs="Times New Roman"/>
          <w:sz w:val="27"/>
          <w:szCs w:val="27"/>
          <w:lang w:eastAsia="es-ES"/>
        </w:rPr>
        <w:t xml:space="preserve"> </w:t>
      </w:r>
      <w:proofErr w:type="spellStart"/>
      <w:r w:rsidRPr="002D17F7">
        <w:rPr>
          <w:rFonts w:ascii="Times New Roman" w:eastAsia="Times New Roman" w:hAnsi="Times New Roman" w:cs="Times New Roman"/>
          <w:sz w:val="27"/>
          <w:szCs w:val="27"/>
          <w:lang w:eastAsia="es-ES"/>
        </w:rPr>
        <w:t>Diodes</w:t>
      </w:r>
      <w:proofErr w:type="spellEnd"/>
      <w:r w:rsidRPr="002D17F7">
        <w:rPr>
          <w:rFonts w:ascii="Times New Roman" w:eastAsia="Times New Roman" w:hAnsi="Times New Roman" w:cs="Times New Roman"/>
          <w:sz w:val="27"/>
          <w:szCs w:val="27"/>
          <w:lang w:eastAsia="es-ES"/>
        </w:rPr>
        <w:t xml:space="preserve">) y sensores de búsqueda. La parte mecánica consiste en unas ruedas rotatorias dotadas de muescas. Al mover el mouse, las ruedas giran y la luz de los </w:t>
      </w:r>
      <w:proofErr w:type="spellStart"/>
      <w:r w:rsidRPr="002D17F7">
        <w:rPr>
          <w:rFonts w:ascii="Times New Roman" w:eastAsia="Times New Roman" w:hAnsi="Times New Roman" w:cs="Times New Roman"/>
          <w:sz w:val="27"/>
          <w:szCs w:val="27"/>
          <w:lang w:eastAsia="es-ES"/>
        </w:rPr>
        <w:t>LEDs</w:t>
      </w:r>
      <w:proofErr w:type="spellEnd"/>
      <w:r w:rsidRPr="002D17F7">
        <w:rPr>
          <w:rFonts w:ascii="Times New Roman" w:eastAsia="Times New Roman" w:hAnsi="Times New Roman" w:cs="Times New Roman"/>
          <w:sz w:val="27"/>
          <w:szCs w:val="27"/>
          <w:lang w:eastAsia="es-ES"/>
        </w:rPr>
        <w:t xml:space="preserve"> pasa a través de las muescas </w:t>
      </w:r>
      <w:r w:rsidRPr="002D17F7">
        <w:rPr>
          <w:rFonts w:ascii="Times New Roman" w:eastAsia="Times New Roman" w:hAnsi="Times New Roman" w:cs="Times New Roman"/>
          <w:sz w:val="27"/>
          <w:szCs w:val="27"/>
          <w:lang w:eastAsia="es-ES"/>
        </w:rPr>
        <w:lastRenderedPageBreak/>
        <w:t xml:space="preserve">activando un sensor de luz o queda bloqueada por los componentes sólidos de las ruedas. Los pares de sensores detectan estos cambios de luz y los interpretan como indicaciones de movimiento. Dado que los sensores están ligeramente desfasados entre sí, la dirección del movimiento se determina averiguando qué sensor ha sido el primero en volver a obtener el contacto luminoso. Al utilizar componentes ópticos en lugar de mecánicos, el mouse </w:t>
      </w:r>
      <w:proofErr w:type="spellStart"/>
      <w:r w:rsidRPr="002D17F7">
        <w:rPr>
          <w:rFonts w:ascii="Times New Roman" w:eastAsia="Times New Roman" w:hAnsi="Times New Roman" w:cs="Times New Roman"/>
          <w:sz w:val="27"/>
          <w:szCs w:val="27"/>
          <w:lang w:eastAsia="es-ES"/>
        </w:rPr>
        <w:t>optomecánico</w:t>
      </w:r>
      <w:proofErr w:type="spellEnd"/>
      <w:r w:rsidRPr="002D17F7">
        <w:rPr>
          <w:rFonts w:ascii="Times New Roman" w:eastAsia="Times New Roman" w:hAnsi="Times New Roman" w:cs="Times New Roman"/>
          <w:sz w:val="27"/>
          <w:szCs w:val="27"/>
          <w:lang w:eastAsia="es-ES"/>
        </w:rPr>
        <w:t xml:space="preserve"> elimina la necesidad de las numerosas reparaciones originadas por el desgaste y el mantenimiento propios de los mouse puramente mecánicos. No requiere el uso de superficies especiales como los mouse ópticos. </w:t>
      </w:r>
    </w:p>
    <w:p w:rsidR="00FF550E" w:rsidRDefault="002043A8">
      <w:pPr>
        <w:rPr>
          <w:rFonts w:ascii="Tahoma" w:hAnsi="Tahoma" w:cs="Tahoma"/>
          <w:color w:val="333333"/>
          <w:sz w:val="20"/>
          <w:szCs w:val="20"/>
        </w:rPr>
      </w:pPr>
      <w:r>
        <w:rPr>
          <w:rFonts w:ascii="Tahoma" w:hAnsi="Tahoma" w:cs="Tahoma"/>
          <w:color w:val="333333"/>
          <w:sz w:val="20"/>
          <w:szCs w:val="20"/>
        </w:rPr>
        <w:t>El ratón o mouse suele tener dos o tres botones, y rueda de desplazamiento.</w:t>
      </w:r>
      <w:r>
        <w:rPr>
          <w:rFonts w:ascii="Tahoma" w:hAnsi="Tahoma" w:cs="Tahoma"/>
          <w:color w:val="333333"/>
          <w:sz w:val="20"/>
          <w:szCs w:val="20"/>
        </w:rPr>
        <w:br/>
      </w:r>
      <w:r>
        <w:rPr>
          <w:rFonts w:ascii="Tahoma" w:hAnsi="Tahoma" w:cs="Tahoma"/>
          <w:color w:val="333333"/>
          <w:sz w:val="20"/>
          <w:szCs w:val="20"/>
        </w:rPr>
        <w:br/>
        <w:t>El mouse clásico posee una bola interna, que gira cuando se desplaza el ratón sobre una superficie adecuada (</w:t>
      </w:r>
      <w:proofErr w:type="spellStart"/>
      <w:r>
        <w:rPr>
          <w:rFonts w:ascii="Tahoma" w:hAnsi="Tahoma" w:cs="Tahoma"/>
          <w:color w:val="333333"/>
          <w:sz w:val="20"/>
          <w:szCs w:val="20"/>
        </w:rPr>
        <w:t>pad</w:t>
      </w:r>
      <w:proofErr w:type="spellEnd"/>
      <w:r>
        <w:rPr>
          <w:rFonts w:ascii="Tahoma" w:hAnsi="Tahoma" w:cs="Tahoma"/>
          <w:color w:val="333333"/>
          <w:sz w:val="20"/>
          <w:szCs w:val="20"/>
        </w:rPr>
        <w:t xml:space="preserve"> o alfombrilla). Actualmente ha sido reemplazado por el mouse óptico, que utiliza un láser para detectar el movimiento.</w:t>
      </w:r>
      <w:r>
        <w:rPr>
          <w:rFonts w:ascii="Tahoma" w:hAnsi="Tahoma" w:cs="Tahoma"/>
          <w:color w:val="333333"/>
          <w:sz w:val="20"/>
          <w:szCs w:val="20"/>
        </w:rPr>
        <w:br/>
      </w:r>
      <w:r>
        <w:rPr>
          <w:rFonts w:ascii="Tahoma" w:hAnsi="Tahoma" w:cs="Tahoma"/>
          <w:color w:val="333333"/>
          <w:sz w:val="20"/>
          <w:szCs w:val="20"/>
        </w:rPr>
        <w:br/>
        <w:t>También existen los ratones inalámbricos (sin cables), que no necesitan conectarse a la computadora utilizando un cable, sino que se comunican con esta utilizando infrarrojo o radiofrecuencia.</w:t>
      </w:r>
      <w:r>
        <w:rPr>
          <w:rFonts w:ascii="Tahoma" w:hAnsi="Tahoma" w:cs="Tahoma"/>
          <w:color w:val="333333"/>
          <w:sz w:val="20"/>
          <w:szCs w:val="20"/>
        </w:rPr>
        <w:br/>
      </w:r>
      <w:r>
        <w:rPr>
          <w:rFonts w:ascii="Tahoma" w:hAnsi="Tahoma" w:cs="Tahoma"/>
          <w:color w:val="333333"/>
          <w:sz w:val="20"/>
          <w:szCs w:val="20"/>
        </w:rPr>
        <w:br/>
        <w:t xml:space="preserve">Los ratones con cable pueden tener los siguientes </w:t>
      </w:r>
      <w:r>
        <w:rPr>
          <w:rStyle w:val="ilad1"/>
          <w:rFonts w:ascii="Tahoma! important" w:hAnsi="Tahoma! important" w:cs="Tahoma"/>
          <w:color w:val="333333"/>
          <w:sz w:val="20"/>
          <w:szCs w:val="20"/>
        </w:rPr>
        <w:t>conectores</w:t>
      </w:r>
      <w:r>
        <w:rPr>
          <w:rFonts w:ascii="Tahoma" w:hAnsi="Tahoma" w:cs="Tahoma"/>
          <w:color w:val="333333"/>
          <w:sz w:val="20"/>
          <w:szCs w:val="20"/>
        </w:rPr>
        <w:t>:</w:t>
      </w:r>
      <w:r>
        <w:rPr>
          <w:rFonts w:ascii="Tahoma" w:hAnsi="Tahoma" w:cs="Tahoma"/>
          <w:color w:val="333333"/>
          <w:sz w:val="20"/>
          <w:szCs w:val="20"/>
        </w:rPr>
        <w:br/>
        <w:t>• DB-9 (para ratones seriales, ver RS-232).</w:t>
      </w:r>
      <w:r>
        <w:rPr>
          <w:rFonts w:ascii="Tahoma" w:hAnsi="Tahoma" w:cs="Tahoma"/>
          <w:color w:val="333333"/>
          <w:sz w:val="20"/>
          <w:szCs w:val="20"/>
        </w:rPr>
        <w:br/>
        <w:t xml:space="preserve">• </w:t>
      </w:r>
      <w:proofErr w:type="spellStart"/>
      <w:r>
        <w:rPr>
          <w:rFonts w:ascii="Tahoma" w:hAnsi="Tahoma" w:cs="Tahoma"/>
          <w:color w:val="333333"/>
          <w:sz w:val="20"/>
          <w:szCs w:val="20"/>
        </w:rPr>
        <w:t>MiniDIN</w:t>
      </w:r>
      <w:proofErr w:type="spellEnd"/>
      <w:r>
        <w:rPr>
          <w:rFonts w:ascii="Tahoma" w:hAnsi="Tahoma" w:cs="Tahoma"/>
          <w:color w:val="333333"/>
          <w:sz w:val="20"/>
          <w:szCs w:val="20"/>
        </w:rPr>
        <w:t>.</w:t>
      </w:r>
      <w:r>
        <w:rPr>
          <w:rFonts w:ascii="Tahoma" w:hAnsi="Tahoma" w:cs="Tahoma"/>
          <w:color w:val="333333"/>
          <w:sz w:val="20"/>
          <w:szCs w:val="20"/>
        </w:rPr>
        <w:br/>
        <w:t>• USB.</w:t>
      </w:r>
    </w:p>
    <w:p w:rsidR="002043A8" w:rsidRDefault="002043A8">
      <w:pPr>
        <w:rPr>
          <w:rFonts w:ascii="Tahoma" w:hAnsi="Tahoma" w:cs="Tahoma"/>
          <w:color w:val="333333"/>
          <w:sz w:val="20"/>
          <w:szCs w:val="20"/>
        </w:rPr>
      </w:pPr>
    </w:p>
    <w:p w:rsidR="002043A8" w:rsidRDefault="002043A8">
      <w:pPr>
        <w:rPr>
          <w:rFonts w:ascii="Tahoma" w:hAnsi="Tahoma" w:cs="Tahoma"/>
          <w:color w:val="333333"/>
          <w:sz w:val="20"/>
          <w:szCs w:val="20"/>
        </w:rPr>
      </w:pPr>
    </w:p>
    <w:p w:rsidR="002043A8" w:rsidRPr="002043A8" w:rsidRDefault="002043A8" w:rsidP="002043A8">
      <w:pPr>
        <w:spacing w:after="0" w:line="240" w:lineRule="auto"/>
        <w:rPr>
          <w:rFonts w:ascii="Times New Roman" w:eastAsia="Times New Roman" w:hAnsi="Times New Roman" w:cs="Times New Roman"/>
          <w:color w:val="000000"/>
          <w:sz w:val="24"/>
          <w:szCs w:val="24"/>
          <w:lang w:eastAsia="es-ES"/>
        </w:rPr>
      </w:pPr>
      <w:r w:rsidRPr="002043A8">
        <w:rPr>
          <w:rFonts w:ascii="Georgia" w:eastAsia="Times New Roman" w:hAnsi="Georgia" w:cs="Times New Roman"/>
          <w:color w:val="000000"/>
          <w:sz w:val="42"/>
          <w:lang w:eastAsia="es-ES"/>
        </w:rPr>
        <w:t>Ratón</w:t>
      </w:r>
      <w:r w:rsidRPr="002043A8">
        <w:rPr>
          <w:rFonts w:ascii="Times New Roman" w:eastAsia="Times New Roman" w:hAnsi="Times New Roman" w:cs="Times New Roman"/>
          <w:color w:val="000000"/>
          <w:sz w:val="24"/>
          <w:szCs w:val="24"/>
          <w:lang w:eastAsia="es-ES"/>
        </w:rPr>
        <w:t xml:space="preserve"> </w:t>
      </w:r>
    </w:p>
    <w:p w:rsidR="002043A8" w:rsidRPr="002043A8" w:rsidRDefault="002043A8" w:rsidP="002043A8">
      <w:pPr>
        <w:spacing w:after="3" w:line="240" w:lineRule="auto"/>
        <w:jc w:val="both"/>
        <w:rPr>
          <w:rFonts w:ascii="Times New Roman" w:eastAsia="Times New Roman" w:hAnsi="Times New Roman" w:cs="Times New Roman"/>
          <w:color w:val="000000"/>
          <w:sz w:val="25"/>
          <w:szCs w:val="25"/>
          <w:lang w:eastAsia="es-ES"/>
        </w:rPr>
      </w:pPr>
      <w:r w:rsidRPr="002043A8">
        <w:rPr>
          <w:rFonts w:ascii="Times New Roman" w:eastAsia="Times New Roman" w:hAnsi="Times New Roman" w:cs="Times New Roman"/>
          <w:color w:val="000000"/>
          <w:sz w:val="25"/>
          <w:szCs w:val="25"/>
          <w:lang w:eastAsia="es-ES"/>
        </w:rPr>
        <w:t xml:space="preserve">Es un periférico que permite enviar órdenes a la CPU mediante la presión en las teclas que incorpora. En informática personal (sobre todo a partir de la aparición de Windows) cobra una gran utilidad, puesto que permite un uso muy sencillo al poder actuar moviendo el cursor o el puntero sobre el texto y los iconos en pantalla, lo que elimina la necesidad de conocer comandos complejos en el teclado convencional. (Ver: Clic y Doble Clic). Es un dispositivo que está constituido por un microprocesador y un sensor de posición que, desplazado sobre un plano, transmite su recorrido a la pantalla y permite el manejo de funciones del programa. Es de especial aplicación en el manejo de Windows y en los sistemas de diseño arquitectónico y gráfico. </w:t>
      </w:r>
    </w:p>
    <w:p w:rsidR="002043A8" w:rsidRDefault="002043A8"/>
    <w:p w:rsidR="006612F8" w:rsidRDefault="006612F8">
      <w:pPr>
        <w:rPr>
          <w:rFonts w:ascii="Verdana" w:hAnsi="Verdana"/>
          <w:color w:val="333333"/>
          <w:sz w:val="18"/>
          <w:szCs w:val="18"/>
        </w:rPr>
      </w:pPr>
      <w:r>
        <w:rPr>
          <w:rFonts w:ascii="Verdana" w:hAnsi="Verdana"/>
          <w:color w:val="333333"/>
          <w:sz w:val="18"/>
          <w:szCs w:val="18"/>
        </w:rPr>
        <w:t>Las tareas más comunes que se realizan con el mouse son:</w:t>
      </w:r>
      <w:r>
        <w:rPr>
          <w:rFonts w:ascii="Verdana" w:hAnsi="Verdana"/>
          <w:color w:val="333333"/>
          <w:sz w:val="18"/>
          <w:szCs w:val="18"/>
        </w:rPr>
        <w:br/>
        <w:t>€¢ Hacer un clic para seleccionar una opción. Pulse un botón (generalmente el botón izquierdo) una vez y suéltelo inmediatamente.</w:t>
      </w:r>
      <w:r>
        <w:rPr>
          <w:rFonts w:ascii="Verdana" w:hAnsi="Verdana"/>
          <w:color w:val="333333"/>
          <w:sz w:val="18"/>
          <w:szCs w:val="18"/>
        </w:rPr>
        <w:br/>
        <w:t>€¢ Hacer un doble clic, por ejemplo para abrir un programa. Pulso el botón izquierdo dos veces seguidas rápidamente.</w:t>
      </w:r>
      <w:r>
        <w:rPr>
          <w:rFonts w:ascii="Verdana" w:hAnsi="Verdana"/>
          <w:color w:val="333333"/>
          <w:sz w:val="18"/>
          <w:szCs w:val="18"/>
        </w:rPr>
        <w:br/>
        <w:t xml:space="preserve">€¢ Marcar una sección del texto. Coloque el puntero del mouse sobre el comienzo de la </w:t>
      </w:r>
      <w:r>
        <w:rPr>
          <w:rFonts w:ascii="Verdana" w:hAnsi="Verdana"/>
          <w:color w:val="333333"/>
          <w:sz w:val="18"/>
          <w:szCs w:val="18"/>
        </w:rPr>
        <w:lastRenderedPageBreak/>
        <w:t>sección, pulse el botón izquierdo y, sin soltarlo, muévalo lentamente hacia el final de la sección que desea marcar (verá como el texto cambia de color), y suéltelo.</w:t>
      </w:r>
      <w:r>
        <w:rPr>
          <w:rFonts w:ascii="Verdana" w:hAnsi="Verdana"/>
          <w:color w:val="333333"/>
          <w:sz w:val="18"/>
          <w:szCs w:val="18"/>
        </w:rPr>
        <w:br/>
        <w:t>€¢ Arrastrar y soltar. Esta acción le permite mover una sección del texto o imagen a otro lugar. Seleccione lo que desea mover y luego, haga clic con el botón izquierdo del mouse y, sin soltar el botón del mouse, comience a moverlo lentamente hasta ubicar la sección donde usted lo desee.</w:t>
      </w:r>
    </w:p>
    <w:p w:rsidR="00014539" w:rsidRDefault="00014539">
      <w:pPr>
        <w:rPr>
          <w:rFonts w:ascii="Verdana" w:hAnsi="Verdana"/>
          <w:color w:val="333333"/>
          <w:sz w:val="18"/>
          <w:szCs w:val="18"/>
        </w:rPr>
      </w:pPr>
    </w:p>
    <w:tbl>
      <w:tblPr>
        <w:tblW w:w="5000" w:type="pct"/>
        <w:tblCellSpacing w:w="0" w:type="dxa"/>
        <w:tblCellMar>
          <w:left w:w="0" w:type="dxa"/>
          <w:right w:w="0" w:type="dxa"/>
        </w:tblCellMar>
        <w:tblLook w:val="04A0"/>
      </w:tblPr>
      <w:tblGrid>
        <w:gridCol w:w="8504"/>
      </w:tblGrid>
      <w:tr w:rsidR="00014539" w:rsidTr="00014539">
        <w:trPr>
          <w:tblCellSpacing w:w="0" w:type="dxa"/>
        </w:trPr>
        <w:tc>
          <w:tcPr>
            <w:tcW w:w="0" w:type="auto"/>
            <w:hideMark/>
          </w:tcPr>
          <w:tbl>
            <w:tblPr>
              <w:tblW w:w="5000" w:type="pct"/>
              <w:tblCellSpacing w:w="0" w:type="dxa"/>
              <w:tblCellMar>
                <w:left w:w="0" w:type="dxa"/>
                <w:right w:w="0" w:type="dxa"/>
              </w:tblCellMar>
              <w:tblLook w:val="04A0"/>
            </w:tblPr>
            <w:tblGrid>
              <w:gridCol w:w="850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trPr>
                      <w:gridAfter w:val="1"/>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trPr>
                            <w:tblCellSpacing w:w="30" w:type="dxa"/>
                          </w:trPr>
                          <w:tc>
                            <w:tcPr>
                              <w:tcW w:w="0" w:type="auto"/>
                              <w:vAlign w:val="center"/>
                              <w:hideMark/>
                            </w:tcPr>
                            <w:p w:rsidR="00014539" w:rsidRDefault="00014539" w:rsidP="00014539">
                              <w:pPr>
                                <w:pStyle w:val="estilo124"/>
                                <w:rPr>
                                  <w:rFonts w:cs="Arial"/>
                                </w:rPr>
                              </w:pPr>
                              <w:r>
                                <w:rPr>
                                  <w:rStyle w:val="estilo1231"/>
                                </w:rPr>
                                <w:t> En un curso como este que pretende ser Básico, no podemos avanzar muy deprisa porque pretendo que vaya dirigido precisamente a personas que nunca han tenido contacto con un ordenador, las que seguramente estarán agradecidas de que "</w:t>
                              </w:r>
                              <w:proofErr w:type="spellStart"/>
                              <w:r>
                                <w:rPr>
                                  <w:rStyle w:val="estilo1231"/>
                                </w:rPr>
                                <w:t>sa</w:t>
                              </w:r>
                              <w:proofErr w:type="spellEnd"/>
                              <w:r>
                                <w:rPr>
                                  <w:rStyle w:val="estilo1231"/>
                                </w:rPr>
                                <w:t xml:space="preserve"> hable en su idioma" informáticamente; por tanto lo siento si alguna persona que se apunta al curso tiene ya conocimientos previos y siente cierto aburrimiento.-Yo me acuerdo aún cuando empecé, que una cosa tan sencilla como manejar el ratón en aquellos tiempos tenía su miga. </w:t>
                              </w:r>
                            </w:p>
                            <w:p w:rsidR="00014539" w:rsidRDefault="00014539" w:rsidP="00014539">
                              <w:pPr>
                                <w:pStyle w:val="estilo123"/>
                              </w:pPr>
                              <w:r>
                                <w:t xml:space="preserve">   Pero que nadie se asuste porque aseguro que practicando una horita al día, en un par de días debería tenerse cierta soltura con él.- </w:t>
                              </w:r>
                              <w:r>
                                <w:rPr>
                                  <w:rStyle w:val="estilo41"/>
                                  <w:i/>
                                  <w:iCs/>
                                </w:rPr>
                                <w:t>El secreto para manejar el ratón correctamente está en la postura</w:t>
                              </w:r>
                              <w:r>
                                <w:rPr>
                                  <w:rStyle w:val="nfasis"/>
                                </w:rPr>
                                <w:t xml:space="preserve"> </w:t>
                              </w:r>
                              <w:r>
                                <w:t>siguiente</w:t>
                              </w:r>
                              <w:r>
                                <w:rPr>
                                  <w:rStyle w:val="nfasis"/>
                                </w:rPr>
                                <w:t>:</w:t>
                              </w:r>
                              <w:r>
                                <w:br/>
                              </w:r>
                              <w:r>
                                <w:br/>
                              </w:r>
                              <w:r>
                                <w:rPr>
                                  <w:rStyle w:val="nfasis"/>
                                </w:rPr>
                                <w:t xml:space="preserve">  </w:t>
                              </w:r>
                              <w:r>
                                <w:rPr>
                                  <w:rStyle w:val="estilo161"/>
                                  <w:i/>
                                  <w:iCs/>
                                </w:rPr>
                                <w:t>"Deberá apoyarse la mano sobre la mesa pero sólo en la parte más cercana a la muñeca, mientras que con los dedos pulgar por el lado izquierdo y anular y meñique por el derecho lo sujetamos suavemente por ambos lados del ratón; con esto conseguimos tenerlo sujeto pero al mismo tiempo nos permite moverlo en todas direcciones sin tener que mover la palma que tenemos apoyada.-Como veis, nos quedan libres dos dedos, el índice para poder pulsar el botón izquierdo del ratón, y el medio para pulsar el botón derecho</w:t>
                              </w:r>
                              <w:r>
                                <w:rPr>
                                  <w:rStyle w:val="estilo161"/>
                                </w:rPr>
                                <w:t>"</w: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pPr>
                                <w:pStyle w:val="estilo30"/>
                                <w:jc w:val="center"/>
                                <w:rPr>
                                  <w:rFonts w:cs="Arial"/>
                                </w:rPr>
                              </w:pPr>
                              <w:r>
                                <w:rPr>
                                  <w:rFonts w:cs="Arial"/>
                                  <w:noProof/>
                                </w:rPr>
                                <w:drawing>
                                  <wp:inline distT="0" distB="0" distL="0" distR="0">
                                    <wp:extent cx="2381250" cy="1676400"/>
                                    <wp:effectExtent l="19050" t="0" r="0" b="0"/>
                                    <wp:docPr id="11" name="Imagen 11" descr="http://www.deseoaprender.com/InfBasicLecc7_clip_image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eseoaprender.com/InfBasicLecc7_clip_image001-3.jpg"/>
                                            <pic:cNvPicPr>
                                              <a:picLocks noChangeAspect="1" noChangeArrowheads="1"/>
                                            </pic:cNvPicPr>
                                          </pic:nvPicPr>
                                          <pic:blipFill>
                                            <a:blip r:embed="rId96"/>
                                            <a:srcRect/>
                                            <a:stretch>
                                              <a:fillRect/>
                                            </a:stretch>
                                          </pic:blipFill>
                                          <pic:spPr bwMode="auto">
                                            <a:xfrm>
                                              <a:off x="0" y="0"/>
                                              <a:ext cx="2381250" cy="1676400"/>
                                            </a:xfrm>
                                            <a:prstGeom prst="rect">
                                              <a:avLst/>
                                            </a:prstGeom>
                                            <a:noFill/>
                                            <a:ln w="9525">
                                              <a:noFill/>
                                              <a:miter lim="800000"/>
                                              <a:headEnd/>
                                              <a:tailEnd/>
                                            </a:ln>
                                          </pic:spPr>
                                        </pic:pic>
                                      </a:graphicData>
                                    </a:graphic>
                                  </wp:inline>
                                </w:drawing>
                              </w:r>
                              <w:r>
                                <w:rPr>
                                  <w:rFonts w:cs="Arial"/>
                                </w:rPr>
                                <w:lastRenderedPageBreak/>
                                <w:t>       </w:t>
                              </w:r>
                              <w:r>
                                <w:rPr>
                                  <w:rFonts w:cs="Arial"/>
                                  <w:noProof/>
                                </w:rPr>
                                <w:drawing>
                                  <wp:inline distT="0" distB="0" distL="0" distR="0">
                                    <wp:extent cx="2647950" cy="1762125"/>
                                    <wp:effectExtent l="19050" t="0" r="0" b="0"/>
                                    <wp:docPr id="12" name="Imagen 12" descr="http://www.deseoaprender.com/InfBasicLecc7_clip_image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eseoaprender.com/InfBasicLecc7_clip_image001-2.jpg"/>
                                            <pic:cNvPicPr>
                                              <a:picLocks noChangeAspect="1" noChangeArrowheads="1"/>
                                            </pic:cNvPicPr>
                                          </pic:nvPicPr>
                                          <pic:blipFill>
                                            <a:blip r:embed="rId97"/>
                                            <a:srcRect/>
                                            <a:stretch>
                                              <a:fillRect/>
                                            </a:stretch>
                                          </pic:blipFill>
                                          <pic:spPr bwMode="auto">
                                            <a:xfrm>
                                              <a:off x="0" y="0"/>
                                              <a:ext cx="2647950" cy="1762125"/>
                                            </a:xfrm>
                                            <a:prstGeom prst="rect">
                                              <a:avLst/>
                                            </a:prstGeom>
                                            <a:noFill/>
                                            <a:ln w="9525">
                                              <a:noFill/>
                                              <a:miter lim="800000"/>
                                              <a:headEnd/>
                                              <a:tailEnd/>
                                            </a:ln>
                                          </pic:spPr>
                                        </pic:pic>
                                      </a:graphicData>
                                    </a:graphic>
                                  </wp:inline>
                                </w:drawing>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rsidTr="00014539">
        <w:trPr>
          <w:tblCellSpacing w:w="0" w:type="dxa"/>
        </w:trPr>
        <w:tc>
          <w:tcPr>
            <w:tcW w:w="0" w:type="auto"/>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lastRenderedPageBreak/>
                    <w:t xml:space="preserve">   Esta es la forma de cogerlo, pues un error muy frecuente es el abarcarlo con la mano entera y para cualquier desplazamiento, mover ratón y mano a un tiempo; aseguro que así es muy difícil a la hora de colocar la flecha (llamada "puntero del ratón") en un sitio y luego pulsar el botón ya que se moverá el ratón y habremos pulsado donde no queríamos.-Créeme que es muy importante que practiques las veces necesarias para coger dominio con los movimientos del ratón y sobre todo para apuntar con facilidad al botón o donde quieras picar. </w:t>
                  </w:r>
                </w:p>
                <w:p w:rsidR="00014539" w:rsidRDefault="00014539" w:rsidP="00014539">
                  <w:pPr>
                    <w:pStyle w:val="estilo123"/>
                  </w:pPr>
                  <w:r>
                    <w:t>   El ratón tiene la forma que veis en la foto a continuación:</w:t>
                  </w:r>
                  <w:r>
                    <w:br/>
                  </w:r>
                  <w:r>
                    <w:br/>
                    <w:t>                   </w:t>
                  </w:r>
                  <w:r>
                    <w:rPr>
                      <w:noProof/>
                    </w:rPr>
                    <w:drawing>
                      <wp:inline distT="0" distB="0" distL="0" distR="0">
                        <wp:extent cx="1952625" cy="1724025"/>
                        <wp:effectExtent l="19050" t="0" r="9525" b="0"/>
                        <wp:docPr id="13" name="Imagen 13" descr="ratón del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ón del ordenador"/>
                                <pic:cNvPicPr>
                                  <a:picLocks noChangeAspect="1" noChangeArrowheads="1"/>
                                </pic:cNvPicPr>
                              </pic:nvPicPr>
                              <pic:blipFill>
                                <a:blip r:embed="rId98"/>
                                <a:srcRect/>
                                <a:stretch>
                                  <a:fillRect/>
                                </a:stretch>
                              </pic:blipFill>
                              <pic:spPr bwMode="auto">
                                <a:xfrm>
                                  <a:off x="0" y="0"/>
                                  <a:ext cx="1952625" cy="1724025"/>
                                </a:xfrm>
                                <a:prstGeom prst="rect">
                                  <a:avLst/>
                                </a:prstGeom>
                                <a:noFill/>
                                <a:ln w="9525">
                                  <a:noFill/>
                                  <a:miter lim="800000"/>
                                  <a:headEnd/>
                                  <a:tailEnd/>
                                </a:ln>
                              </pic:spPr>
                            </pic:pic>
                          </a:graphicData>
                        </a:graphic>
                      </wp:inline>
                    </w:drawing>
                  </w:r>
                  <w:r>
                    <w:br/>
                  </w:r>
                  <w:r>
                    <w:rPr>
                      <w:rStyle w:val="estilo81"/>
                    </w:rPr>
                    <w:t>-</w:t>
                  </w:r>
                </w:p>
              </w:tc>
            </w:tr>
            <w:tr w:rsidR="00014539">
              <w:trPr>
                <w:tblCellSpacing w:w="30" w:type="dxa"/>
              </w:trPr>
              <w:tc>
                <w:tcPr>
                  <w:tcW w:w="0" w:type="auto"/>
                  <w:vAlign w:val="center"/>
                  <w:hideMark/>
                </w:tcPr>
                <w:p w:rsidR="00014539" w:rsidRDefault="00014539" w:rsidP="00014539">
                  <w:pPr>
                    <w:pStyle w:val="estilo123"/>
                  </w:pPr>
                  <w:r>
                    <w:t xml:space="preserve">   Y la forma de cogerlo es en el mismo sentido en que lo veis aquí (y las indicadas en las dos imágenes de arriba); aunque parezca difícil, si lo </w:t>
                  </w:r>
                  <w:proofErr w:type="spellStart"/>
                  <w:r>
                    <w:t>cogeis</w:t>
                  </w:r>
                  <w:proofErr w:type="spellEnd"/>
                  <w:r>
                    <w:t xml:space="preserve"> de la forma que he indicado, </w:t>
                  </w:r>
                  <w:proofErr w:type="spellStart"/>
                  <w:r>
                    <w:t>podreis</w:t>
                  </w:r>
                  <w:proofErr w:type="spellEnd"/>
                  <w:r>
                    <w:t xml:space="preserve"> llegar a cualquier parte de la pantalla sin tener que mover la palma de la mano, y cualquier movimiento lo harán los dedos que lo abarcan (como vimos el pulgar por un lado y el anular y meñique por otro) </w:t>
                  </w:r>
                </w:p>
                <w:p w:rsidR="00014539" w:rsidRDefault="00014539" w:rsidP="00014539">
                  <w:pPr>
                    <w:pStyle w:val="estilo123"/>
                  </w:pPr>
                  <w:r>
                    <w:rPr>
                      <w:rStyle w:val="nfasis"/>
                    </w:rPr>
                    <w:t xml:space="preserve">  El puntero del ratón </w:t>
                  </w:r>
                  <w:r>
                    <w:t xml:space="preserve">tiene forma de una flechita que a veces cuando se coloca en ciertos sitios cambia a la forma de una mano, y la única finalidad de este puntero es colocarlo sobre cualquier elemento que queramos abrir, o cerrar, o marcar, y una vez sobre él hacer que mediante uno o dos </w:t>
                  </w:r>
                  <w:proofErr w:type="spellStart"/>
                  <w:r>
                    <w:t>clicks</w:t>
                  </w:r>
                  <w:proofErr w:type="spellEnd"/>
                  <w:r>
                    <w:t xml:space="preserve"> se efectúe la acción. </w:t>
                  </w:r>
                </w:p>
                <w:p w:rsidR="00014539" w:rsidRDefault="00014539" w:rsidP="00014539">
                  <w:pPr>
                    <w:pStyle w:val="estilo123"/>
                  </w:pPr>
                  <w:r>
                    <w:t>  Como ya vimos, el ratón es un "</w:t>
                  </w:r>
                  <w:r>
                    <w:rPr>
                      <w:rStyle w:val="estilo41"/>
                    </w:rPr>
                    <w:t>elemento de entrada</w:t>
                  </w:r>
                  <w:r>
                    <w:t xml:space="preserve">" del ordenador y </w:t>
                  </w:r>
                  <w:proofErr w:type="spellStart"/>
                  <w:r>
                    <w:t>vá</w:t>
                  </w:r>
                  <w:proofErr w:type="spellEnd"/>
                  <w:r>
                    <w:t xml:space="preserve"> conectado mediante un cable a una toma especial situada en la parte posterior del PC, así que si un día comprobásemos que deja de funcionar, la primera medida a tomar sería comprobar siguiendo dicho cable que la conexión al PC está correcta pues podría ocurrir que se hubiese soltado o aflojado.-Decir también que los ratones más modernos ya no tienen cable "ratones inalámbricos" y las acciones las realizamos con él a través de rayos infrarrojos, aunque el funcionamiento a los efectos que explicamos es el mismo. </w:t>
                  </w:r>
                </w:p>
                <w:p w:rsidR="00014539" w:rsidRDefault="00014539" w:rsidP="00014539">
                  <w:pPr>
                    <w:pStyle w:val="estilo123"/>
                  </w:pPr>
                  <w:r>
                    <w:rPr>
                      <w:rStyle w:val="nfasis"/>
                    </w:rPr>
                    <w:t>  </w:t>
                  </w:r>
                  <w:r>
                    <w:rPr>
                      <w:rStyle w:val="estilo41"/>
                      <w:i/>
                      <w:iCs/>
                    </w:rPr>
                    <w:t xml:space="preserve">Con el puntero del ratón de suelen realizar 3 </w:t>
                  </w:r>
                  <w:proofErr w:type="gramStart"/>
                  <w:r>
                    <w:rPr>
                      <w:rStyle w:val="estilo41"/>
                      <w:i/>
                      <w:iCs/>
                    </w:rPr>
                    <w:t xml:space="preserve">acciones </w:t>
                  </w:r>
                  <w:r>
                    <w:t>:</w:t>
                  </w:r>
                  <w:proofErr w:type="gramEnd"/>
                  <w:r>
                    <w:t xml:space="preserve"> una de ellas es hacer </w:t>
                  </w:r>
                  <w:proofErr w:type="spellStart"/>
                  <w:r>
                    <w:t>click</w:t>
                  </w:r>
                  <w:proofErr w:type="spellEnd"/>
                  <w:r>
                    <w:t xml:space="preserve"> con el botón izquierdo una o dos veces (cuando son 2 veces hay que hacer el </w:t>
                  </w:r>
                  <w:proofErr w:type="spellStart"/>
                  <w:r>
                    <w:t>click-click</w:t>
                  </w:r>
                  <w:proofErr w:type="spellEnd"/>
                  <w:r>
                    <w:t xml:space="preserve"> deprisa para que tome las dos acciones); otra es hacer </w:t>
                  </w:r>
                  <w:proofErr w:type="spellStart"/>
                  <w:r>
                    <w:t>click</w:t>
                  </w:r>
                  <w:proofErr w:type="spellEnd"/>
                  <w:r>
                    <w:t xml:space="preserve"> una sola vez con el botón derecho; y la tercera es arrastrar un objeto. Lo veremos a continuación en detalle: </w:t>
                  </w:r>
                </w:p>
                <w:p w:rsidR="00014539" w:rsidRDefault="00014539" w:rsidP="00014539">
                  <w:pPr>
                    <w:pStyle w:val="estilo123"/>
                  </w:pPr>
                  <w:r>
                    <w:lastRenderedPageBreak/>
                    <w:t xml:space="preserve">  1).- </w:t>
                  </w:r>
                  <w:r>
                    <w:rPr>
                      <w:rStyle w:val="estilo41"/>
                    </w:rPr>
                    <w:t>Con el botón izquierdo</w:t>
                  </w:r>
                  <w:r>
                    <w:t xml:space="preserve"> no hay normas para saber si hay que hacer un solo </w:t>
                  </w:r>
                  <w:proofErr w:type="spellStart"/>
                  <w:r>
                    <w:t>click</w:t>
                  </w:r>
                  <w:proofErr w:type="spellEnd"/>
                  <w:r>
                    <w:t xml:space="preserve"> o dos, lo que si tenemos claro es que se usa para realizar una acción (abrir una carpeta --que ya veremos--, cerrar una ventana, hacer que se muestre una foto, etc.).-Ya vimos por ejemplo que si colocábamos el puntero sobre el botón "Inicio" y hacíamos </w:t>
                  </w:r>
                  <w:proofErr w:type="spellStart"/>
                  <w:r>
                    <w:t>click</w:t>
                  </w:r>
                  <w:proofErr w:type="spellEnd"/>
                  <w:r>
                    <w:t xml:space="preserve"> una vez sobre él, aparecía un menú donde elegíamos la opción de cerrar ¿</w:t>
                  </w:r>
                  <w:proofErr w:type="spellStart"/>
                  <w:r>
                    <w:t>recordais</w:t>
                  </w:r>
                  <w:proofErr w:type="spellEnd"/>
                  <w:proofErr w:type="gramStart"/>
                  <w:r>
                    <w:t>?.</w:t>
                  </w:r>
                  <w:proofErr w:type="gramEnd"/>
                  <w:r>
                    <w:t xml:space="preserve">-Como norma </w:t>
                  </w:r>
                  <w:proofErr w:type="spellStart"/>
                  <w:r>
                    <w:t>tendreis</w:t>
                  </w:r>
                  <w:proofErr w:type="spellEnd"/>
                  <w:r>
                    <w:t xml:space="preserve"> que ver si lo que </w:t>
                  </w:r>
                  <w:proofErr w:type="spellStart"/>
                  <w:r>
                    <w:t>quereis</w:t>
                  </w:r>
                  <w:proofErr w:type="spellEnd"/>
                  <w:r>
                    <w:t xml:space="preserve"> hacer, sale con un solo </w:t>
                  </w:r>
                  <w:proofErr w:type="spellStart"/>
                  <w:r>
                    <w:t>click</w:t>
                  </w:r>
                  <w:proofErr w:type="spellEnd"/>
                  <w:r>
                    <w:t xml:space="preserve">, de lo contrario repetís mediante 2 </w:t>
                  </w:r>
                  <w:proofErr w:type="spellStart"/>
                  <w:r>
                    <w:t>clicks</w:t>
                  </w:r>
                  <w:proofErr w:type="spellEnd"/>
                  <w:r>
                    <w:t xml:space="preserve">; eso se </w:t>
                  </w:r>
                  <w:proofErr w:type="spellStart"/>
                  <w:r>
                    <w:t>vá</w:t>
                  </w:r>
                  <w:proofErr w:type="spellEnd"/>
                  <w:r>
                    <w:t xml:space="preserve"> cogiendo con el tiempo y la práctica.</w:t>
                  </w:r>
                  <w:r>
                    <w:br/>
                  </w:r>
                  <w:r>
                    <w:br/>
                    <w:t xml:space="preserve">  2).- </w:t>
                  </w:r>
                  <w:r>
                    <w:rPr>
                      <w:rStyle w:val="estilo41"/>
                    </w:rPr>
                    <w:t>Con el botón derecho</w:t>
                  </w:r>
                  <w:r>
                    <w:t xml:space="preserve"> , se suele pulsar para que nos aparezcan opciones para elegir, por ejemplo si estando en el Escritorio, </w:t>
                  </w:r>
                  <w:proofErr w:type="spellStart"/>
                  <w:r>
                    <w:t>colocais</w:t>
                  </w:r>
                  <w:proofErr w:type="spellEnd"/>
                  <w:r>
                    <w:t xml:space="preserve"> la flecha del ratón en cualquier parte sobre el centro y </w:t>
                  </w:r>
                  <w:proofErr w:type="spellStart"/>
                  <w:r>
                    <w:t>pulsais</w:t>
                  </w:r>
                  <w:proofErr w:type="spellEnd"/>
                  <w:r>
                    <w:t xml:space="preserve"> el botón derecho </w:t>
                  </w:r>
                  <w:proofErr w:type="spellStart"/>
                  <w:r>
                    <w:t>vereis</w:t>
                  </w:r>
                  <w:proofErr w:type="spellEnd"/>
                  <w:r>
                    <w:t xml:space="preserve"> que aparece esto:</w:t>
                  </w:r>
                </w:p>
              </w:tc>
            </w:tr>
            <w:tr w:rsidR="00014539">
              <w:trPr>
                <w:tblCellSpacing w:w="30" w:type="dxa"/>
              </w:trPr>
              <w:tc>
                <w:tcPr>
                  <w:tcW w:w="0" w:type="auto"/>
                  <w:vAlign w:val="center"/>
                  <w:hideMark/>
                </w:tcPr>
                <w:p w:rsidR="00014539" w:rsidRDefault="00014539">
                  <w:pPr>
                    <w:jc w:val="right"/>
                    <w:rPr>
                      <w:rFonts w:ascii="Arial" w:hAnsi="Arial" w:cs="Arial"/>
                      <w:color w:val="000033"/>
                      <w:sz w:val="18"/>
                      <w:szCs w:val="18"/>
                    </w:rPr>
                  </w:pPr>
                  <w:hyperlink r:id="rId99" w:history="1">
                    <w:r>
                      <w:rPr>
                        <w:rStyle w:val="Hipervnculo"/>
                      </w:rPr>
                      <w:t>Subir al principio</w:t>
                    </w:r>
                  </w:hyperlink>
                  <w:r>
                    <w:rPr>
                      <w:rFonts w:ascii="Arial" w:hAnsi="Arial" w:cs="Arial"/>
                      <w:color w:val="000033"/>
                      <w:sz w:val="18"/>
                      <w:szCs w:val="18"/>
                    </w:rPr>
                    <w:t xml:space="preserve"> &gt;&gt;   </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00"/>
                      <w:sz w:val="18"/>
                      <w:szCs w:val="18"/>
                      <w:lang w:eastAsia="es-ES"/>
                    </w:rPr>
                    <w:drawing>
                      <wp:inline distT="0" distB="0" distL="0" distR="0">
                        <wp:extent cx="2152650" cy="1704975"/>
                        <wp:effectExtent l="19050" t="0" r="0" b="0"/>
                        <wp:docPr id="14" name="Imagen 14" descr="captura de imagen, sobre uso botón derecho del ra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imagen, sobre uso botón derecho del ratón"/>
                                <pic:cNvPicPr>
                                  <a:picLocks noChangeAspect="1" noChangeArrowheads="1"/>
                                </pic:cNvPicPr>
                              </pic:nvPicPr>
                              <pic:blipFill>
                                <a:blip r:embed="rId100"/>
                                <a:srcRect/>
                                <a:stretch>
                                  <a:fillRect/>
                                </a:stretch>
                              </pic:blipFill>
                              <pic:spPr bwMode="auto">
                                <a:xfrm>
                                  <a:off x="0" y="0"/>
                                  <a:ext cx="2152650" cy="170497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pStyle w:val="estilo123"/>
                  </w:pPr>
                  <w:r>
                    <w:t xml:space="preserve">   3).- </w:t>
                  </w:r>
                  <w:r>
                    <w:rPr>
                      <w:rStyle w:val="estilo41"/>
                    </w:rPr>
                    <w:t>Para mover una ventana</w:t>
                  </w:r>
                  <w:r>
                    <w:t xml:space="preserve"> u otra cosa que tengamos en pantalla se suele picar sobre la barra azul superior y SIN SOLTAR EL BOTON IZQUIERDO se mueve el ratón, veremos </w:t>
                  </w:r>
                  <w:proofErr w:type="spellStart"/>
                  <w:r>
                    <w:t>como</w:t>
                  </w:r>
                  <w:proofErr w:type="spellEnd"/>
                  <w:r>
                    <w:t xml:space="preserve"> arrastramos el objeto y no se soltará hasta que nosotros dejemos de pulsar el botón izquierdo. </w:t>
                  </w:r>
                </w:p>
                <w:p w:rsidR="00014539" w:rsidRDefault="00014539" w:rsidP="00014539">
                  <w:pPr>
                    <w:pStyle w:val="estilo123"/>
                  </w:pPr>
                  <w:r>
                    <w:t xml:space="preserve">  El manejo del ratón es muy importante puesto que todas las acciones que realicemos en el PC se hacen con él (aunque se puede sustituir por combinaciones de teclas, pero no nos compliquemos). </w:t>
                  </w:r>
                  <w:r>
                    <w:br/>
                  </w:r>
                  <w:r>
                    <w:br/>
                    <w:t xml:space="preserve">  Así que aunque parezca pesado, insisto en que le dedique un par de jornadas para su manejo con soltura y practicando siempre la postura que te comenté. </w:t>
                  </w:r>
                  <w:r>
                    <w:br/>
                  </w:r>
                  <w:r>
                    <w:br/>
                    <w:t xml:space="preserve">   Y hoy toca repaso, así que aquí abajo coloco el </w:t>
                  </w:r>
                  <w:r>
                    <w:rPr>
                      <w:rStyle w:val="nfasis"/>
                      <w:b/>
                      <w:bCs/>
                      <w:color w:val="336699"/>
                    </w:rPr>
                    <w:t xml:space="preserve">test de autoevaluación </w:t>
                  </w:r>
                  <w:r>
                    <w:t>:</w:t>
                  </w:r>
                </w:p>
              </w:tc>
            </w:tr>
          </w:tbl>
          <w:p w:rsidR="00014539" w:rsidRDefault="00014539">
            <w:pPr>
              <w:rPr>
                <w:rFonts w:ascii="Arial" w:hAnsi="Arial" w:cs="Arial"/>
                <w:color w:val="000033"/>
                <w:sz w:val="18"/>
                <w:szCs w:val="18"/>
              </w:rPr>
            </w:pPr>
          </w:p>
        </w:tc>
      </w:tr>
      <w:tr w:rsidR="00014539" w:rsidTr="00014539">
        <w:tblPrEx>
          <w:jc w:val="center"/>
        </w:tblPrEx>
        <w:trPr>
          <w:tblCellSpacing w:w="0" w:type="dxa"/>
          <w:jc w:val="center"/>
        </w:trPr>
        <w:tc>
          <w:tcPr>
            <w:tcW w:w="4950" w:type="pct"/>
            <w:hideMark/>
          </w:tcPr>
          <w:tbl>
            <w:tblPr>
              <w:tblW w:w="5000" w:type="pct"/>
              <w:tblCellSpacing w:w="0" w:type="dxa"/>
              <w:tblCellMar>
                <w:left w:w="0" w:type="dxa"/>
                <w:right w:w="0" w:type="dxa"/>
              </w:tblCellMar>
              <w:tblLook w:val="04A0"/>
            </w:tblPr>
            <w:tblGrid>
              <w:gridCol w:w="4677"/>
              <w:gridCol w:w="3827"/>
            </w:tblGrid>
            <w:tr w:rsidR="00014539">
              <w:trPr>
                <w:tblCellSpacing w:w="0" w:type="dxa"/>
              </w:trPr>
              <w:tc>
                <w:tcPr>
                  <w:tcW w:w="2750" w:type="pct"/>
                  <w:hideMark/>
                </w:tcPr>
                <w:tbl>
                  <w:tblPr>
                    <w:tblW w:w="5000" w:type="pct"/>
                    <w:tblCellSpacing w:w="30" w:type="dxa"/>
                    <w:tblCellMar>
                      <w:left w:w="0" w:type="dxa"/>
                      <w:right w:w="0" w:type="dxa"/>
                    </w:tblCellMar>
                    <w:tblLook w:val="04A0"/>
                  </w:tblPr>
                  <w:tblGrid>
                    <w:gridCol w:w="4677"/>
                  </w:tblGrid>
                  <w:tr w:rsidR="00014539">
                    <w:trPr>
                      <w:tblCellSpacing w:w="30" w:type="dxa"/>
                    </w:trPr>
                    <w:tc>
                      <w:tcPr>
                        <w:tcW w:w="0" w:type="auto"/>
                        <w:vAlign w:val="center"/>
                        <w:hideMark/>
                      </w:tcPr>
                      <w:p w:rsidR="00014539" w:rsidRDefault="00014539" w:rsidP="00014539">
                        <w:pPr>
                          <w:pStyle w:val="estilo270"/>
                          <w:rPr>
                            <w:rFonts w:ascii="Arial" w:hAnsi="Arial" w:cs="Arial"/>
                            <w:color w:val="000033"/>
                          </w:rPr>
                        </w:pPr>
                        <w:r>
                          <w:rPr>
                            <w:rFonts w:ascii="Arial" w:hAnsi="Arial" w:cs="Arial"/>
                            <w:color w:val="000033"/>
                          </w:rPr>
                          <w:lastRenderedPageBreak/>
                          <w:t xml:space="preserve">La idea de crear este </w:t>
                        </w:r>
                        <w:r>
                          <w:rPr>
                            <w:rFonts w:ascii="Arial" w:hAnsi="Arial" w:cs="Arial"/>
                            <w:color w:val="000033"/>
                            <w:u w:val="single"/>
                          </w:rPr>
                          <w:t>Curso</w:t>
                        </w:r>
                        <w:r>
                          <w:rPr>
                            <w:rFonts w:ascii="Arial" w:hAnsi="Arial" w:cs="Arial"/>
                            <w:color w:val="000033"/>
                          </w:rPr>
                          <w:t xml:space="preserve"> me ha surgido a raíz del comentario de un familiar, que ya había oído en otras ocasiones: </w:t>
                        </w:r>
                        <w:r>
                          <w:rPr>
                            <w:rStyle w:val="nfasis"/>
                            <w:rFonts w:ascii="Arial" w:hAnsi="Arial" w:cs="Arial"/>
                            <w:color w:val="000033"/>
                          </w:rPr>
                          <w:t xml:space="preserve">"...es que lo veo muy difícil, y varias veces que me he puesto delante del ordenador no he entendido....". </w:t>
                        </w:r>
                      </w:p>
                      <w:p w:rsidR="00014539" w:rsidRDefault="00014539" w:rsidP="00014539">
                        <w:pPr>
                          <w:pStyle w:val="estilo270"/>
                          <w:rPr>
                            <w:rFonts w:ascii="Arial" w:hAnsi="Arial" w:cs="Arial"/>
                            <w:color w:val="000033"/>
                          </w:rPr>
                        </w:pPr>
                        <w:r>
                          <w:rPr>
                            <w:rFonts w:ascii="Arial" w:hAnsi="Arial" w:cs="Arial"/>
                            <w:color w:val="000033"/>
                          </w:rPr>
                          <w:t xml:space="preserve">   Y pensándolo luego detenidamente llegué a la conclusión de que no les falta razón y puesto en su lugar me imaginé la primera vez que comencé la andadura en este </w:t>
                        </w:r>
                        <w:r>
                          <w:rPr>
                            <w:rFonts w:ascii="Arial" w:hAnsi="Arial" w:cs="Arial"/>
                            <w:color w:val="000033"/>
                            <w:u w:val="single"/>
                          </w:rPr>
                          <w:t xml:space="preserve">mundo de la </w:t>
                        </w:r>
                        <w:proofErr w:type="gramStart"/>
                        <w:r>
                          <w:rPr>
                            <w:rFonts w:ascii="Arial" w:hAnsi="Arial" w:cs="Arial"/>
                            <w:color w:val="000033"/>
                            <w:u w:val="single"/>
                          </w:rPr>
                          <w:t>Informática</w:t>
                        </w:r>
                        <w:r>
                          <w:rPr>
                            <w:rFonts w:ascii="Arial" w:hAnsi="Arial" w:cs="Arial"/>
                            <w:color w:val="000033"/>
                          </w:rPr>
                          <w:t xml:space="preserve"> ,</w:t>
                        </w:r>
                        <w:proofErr w:type="gramEnd"/>
                        <w:r>
                          <w:rPr>
                            <w:rFonts w:ascii="Arial" w:hAnsi="Arial" w:cs="Arial"/>
                            <w:color w:val="000033"/>
                          </w:rPr>
                          <w:t xml:space="preserve"> a base de insistir y errar varias veces, </w:t>
                        </w:r>
                        <w:proofErr w:type="spellStart"/>
                        <w:r>
                          <w:rPr>
                            <w:rFonts w:ascii="Arial" w:hAnsi="Arial" w:cs="Arial"/>
                            <w:color w:val="000033"/>
                          </w:rPr>
                          <w:t>íba</w:t>
                        </w:r>
                        <w:proofErr w:type="spellEnd"/>
                        <w:r>
                          <w:rPr>
                            <w:rFonts w:ascii="Arial" w:hAnsi="Arial" w:cs="Arial"/>
                            <w:color w:val="000033"/>
                          </w:rPr>
                          <w:t xml:space="preserve"> progresando pero no faltaron ocasiones en que estuve a punto de abandonar; cuántos dolores de cabeza me habría evitado si una mano caritativa me hubiese "guiado" en esos momentos difíciles que siempre surgen cuando se maneja el ordenador.</w:t>
                        </w:r>
                        <w:r>
                          <w:rPr>
                            <w:rStyle w:val="estilo2701"/>
                            <w:rFonts w:ascii="Arial" w:hAnsi="Arial" w:cs="Arial"/>
                            <w:color w:val="000033"/>
                          </w:rPr>
                          <w:t xml:space="preserve"> Y es que repasas la lista de cursos de muchos sitios y ves de todo tipo "Curso avanzado de tal", "Curso de programación en cual", "Crear páginas con lo otro", </w:t>
                        </w:r>
                        <w:r>
                          <w:rPr>
                            <w:rStyle w:val="estilo2701"/>
                            <w:rFonts w:ascii="Arial" w:hAnsi="Arial" w:cs="Arial"/>
                            <w:color w:val="000033"/>
                          </w:rPr>
                          <w:lastRenderedPageBreak/>
                          <w:t>pero ¿y qué pasa con el que no ha tenido oportunidad de llegar hasta ahí?, pues que posiblemente por vergüenza de declararse NO INICIADO, seguirá así, sin aprender Informática</w:t>
                        </w:r>
                        <w:r>
                          <w:rPr>
                            <w:rFonts w:ascii="Arial" w:hAnsi="Arial" w:cs="Arial"/>
                            <w:color w:val="000033"/>
                          </w:rPr>
                          <w:t>... Voy a evitarlo desde ahora.</w:t>
                        </w:r>
                      </w:p>
                    </w:tc>
                  </w:tr>
                </w:tbl>
                <w:p w:rsidR="00014539" w:rsidRDefault="00014539">
                  <w:pPr>
                    <w:rPr>
                      <w:rFonts w:ascii="Arial" w:hAnsi="Arial" w:cs="Arial"/>
                      <w:color w:val="000033"/>
                      <w:sz w:val="20"/>
                      <w:szCs w:val="20"/>
                    </w:rPr>
                  </w:pPr>
                </w:p>
              </w:tc>
              <w:tc>
                <w:tcPr>
                  <w:tcW w:w="2250" w:type="pct"/>
                  <w:vAlign w:val="center"/>
                  <w:hideMark/>
                </w:tcPr>
                <w:tbl>
                  <w:tblPr>
                    <w:tblW w:w="5000" w:type="pct"/>
                    <w:tblCellSpacing w:w="30" w:type="dxa"/>
                    <w:tblCellMar>
                      <w:left w:w="0" w:type="dxa"/>
                      <w:right w:w="0" w:type="dxa"/>
                    </w:tblCellMar>
                    <w:tblLook w:val="04A0"/>
                  </w:tblPr>
                  <w:tblGrid>
                    <w:gridCol w:w="3827"/>
                  </w:tblGrid>
                  <w:tr w:rsidR="00014539">
                    <w:trPr>
                      <w:tblCellSpacing w:w="30" w:type="dxa"/>
                    </w:trPr>
                    <w:tc>
                      <w:tcPr>
                        <w:tcW w:w="0" w:type="auto"/>
                        <w:vAlign w:val="center"/>
                        <w:hideMark/>
                      </w:tcPr>
                      <w:p w:rsidR="00014539" w:rsidRDefault="00014539">
                        <w:pPr>
                          <w:rPr>
                            <w:rFonts w:ascii="Arial" w:hAnsi="Arial" w:cs="Arial"/>
                            <w:color w:val="000033"/>
                            <w:sz w:val="20"/>
                            <w:szCs w:val="20"/>
                          </w:rPr>
                        </w:pPr>
                        <w:r>
                          <w:rPr>
                            <w:rFonts w:ascii="Arial" w:hAnsi="Arial" w:cs="Arial"/>
                            <w:color w:val="000033"/>
                            <w:sz w:val="20"/>
                            <w:szCs w:val="20"/>
                          </w:rPr>
                          <w:lastRenderedPageBreak/>
                          <w:pict/>
                        </w:r>
                        <w:r>
                          <w:rPr>
                            <w:rFonts w:ascii="Arial" w:hAnsi="Arial" w:cs="Arial"/>
                            <w:color w:val="000033"/>
                            <w:sz w:val="20"/>
                            <w:szCs w:val="20"/>
                          </w:rPr>
                          <w:pict/>
                        </w:r>
                        <w:r>
                          <w:rPr>
                            <w:rFonts w:ascii="Arial" w:hAnsi="Arial" w:cs="Arial"/>
                            <w:color w:val="000033"/>
                            <w:sz w:val="20"/>
                            <w:szCs w:val="20"/>
                          </w:rPr>
                          <w:pict/>
                        </w:r>
                      </w:p>
                    </w:tc>
                  </w:tr>
                </w:tbl>
                <w:p w:rsidR="00014539" w:rsidRDefault="00014539">
                  <w:pPr>
                    <w:rPr>
                      <w:rFonts w:ascii="Arial" w:hAnsi="Arial" w:cs="Arial"/>
                      <w:color w:val="000033"/>
                      <w:sz w:val="20"/>
                      <w:szCs w:val="20"/>
                    </w:rPr>
                  </w:pPr>
                </w:p>
              </w:tc>
            </w:tr>
            <w:tr w:rsidR="00014539">
              <w:trPr>
                <w:tblCellSpacing w:w="0" w:type="dxa"/>
              </w:trPr>
              <w:tc>
                <w:tcPr>
                  <w:tcW w:w="0" w:type="auto"/>
                  <w:vAlign w:val="center"/>
                  <w:hideMark/>
                </w:tcPr>
                <w:p w:rsidR="00014539" w:rsidRDefault="00014539">
                  <w:pPr>
                    <w:rPr>
                      <w:rFonts w:ascii="Arial" w:hAnsi="Arial" w:cs="Arial"/>
                      <w:color w:val="000033"/>
                      <w:sz w:val="20"/>
                      <w:szCs w:val="20"/>
                    </w:rPr>
                  </w:pPr>
                  <w:r>
                    <w:rPr>
                      <w:rFonts w:ascii="Arial" w:hAnsi="Arial" w:cs="Arial"/>
                      <w:color w:val="000033"/>
                      <w:sz w:val="20"/>
                      <w:szCs w:val="20"/>
                    </w:rPr>
                    <w:lastRenderedPageBreak/>
                    <w:t> </w:t>
                  </w:r>
                </w:p>
              </w:tc>
              <w:tc>
                <w:tcPr>
                  <w:tcW w:w="0" w:type="auto"/>
                  <w:vAlign w:val="center"/>
                  <w:hideMark/>
                </w:tcPr>
                <w:p w:rsidR="00014539" w:rsidRDefault="00014539">
                  <w:pPr>
                    <w:rPr>
                      <w:rFonts w:ascii="Arial" w:hAnsi="Arial" w:cs="Arial"/>
                      <w:color w:val="000033"/>
                      <w:sz w:val="20"/>
                      <w:szCs w:val="20"/>
                    </w:rPr>
                  </w:pPr>
                  <w:r>
                    <w:rPr>
                      <w:rFonts w:ascii="Arial" w:hAnsi="Arial" w:cs="Arial"/>
                      <w:color w:val="000033"/>
                      <w:sz w:val="20"/>
                      <w:szCs w:val="20"/>
                    </w:rPr>
                    <w:t> </w:t>
                  </w:r>
                </w:p>
              </w:tc>
            </w:tr>
            <w:tr w:rsidR="00014539">
              <w:trPr>
                <w:tblCellSpacing w:w="0" w:type="dxa"/>
              </w:trPr>
              <w:tc>
                <w:tcPr>
                  <w:tcW w:w="0" w:type="auto"/>
                  <w:gridSpan w:val="2"/>
                  <w:vAlign w:val="center"/>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270"/>
                          <w:rPr>
                            <w:rFonts w:ascii="Arial" w:hAnsi="Arial" w:cs="Arial"/>
                            <w:color w:val="000033"/>
                          </w:rPr>
                        </w:pPr>
                        <w:r>
                          <w:rPr>
                            <w:rFonts w:ascii="Arial" w:hAnsi="Arial" w:cs="Arial"/>
                            <w:color w:val="000033"/>
                          </w:rPr>
                          <w:t xml:space="preserve">    Como hoy en día es difícil encontrar un hogar donde no exista un ordenador (un PC que se suele decir), no te preocupes, que en mi compañía vamos a hacer que el PC deje unos momentos al día de pertenecer al nieto, hijo, o quien sea y pase a tu control para decirle "a quien sea": </w:t>
                        </w:r>
                        <w:r>
                          <w:rPr>
                            <w:rFonts w:ascii="Arial" w:hAnsi="Arial" w:cs="Arial"/>
                            <w:color w:val="000033"/>
                            <w:u w:val="single"/>
                          </w:rPr>
                          <w:t>LO SIENTO PERO TENGO QUE PRACTICAR</w:t>
                        </w:r>
                        <w:r>
                          <w:rPr>
                            <w:rFonts w:ascii="Arial" w:hAnsi="Arial" w:cs="Arial"/>
                            <w:color w:val="000033"/>
                          </w:rPr>
                          <w:t xml:space="preserve">. </w:t>
                        </w:r>
                      </w:p>
                      <w:p w:rsidR="00014539" w:rsidRDefault="00014539" w:rsidP="00014539">
                        <w:pPr>
                          <w:pStyle w:val="estilo270"/>
                          <w:rPr>
                            <w:rFonts w:ascii="Arial" w:hAnsi="Arial" w:cs="Arial"/>
                            <w:color w:val="000033"/>
                          </w:rPr>
                        </w:pPr>
                        <w:r>
                          <w:rPr>
                            <w:rFonts w:ascii="Arial" w:hAnsi="Arial" w:cs="Arial"/>
                            <w:color w:val="000033"/>
                          </w:rPr>
                          <w:t xml:space="preserve">   Y por supuesto, </w:t>
                        </w:r>
                        <w:r>
                          <w:rPr>
                            <w:rStyle w:val="nfasis"/>
                            <w:rFonts w:ascii="Arial" w:hAnsi="Arial" w:cs="Arial"/>
                            <w:color w:val="000033"/>
                          </w:rPr>
                          <w:t xml:space="preserve">si sigues todos los capítulos y las prácticas y </w:t>
                        </w:r>
                        <w:proofErr w:type="spellStart"/>
                        <w:r>
                          <w:rPr>
                            <w:rStyle w:val="nfasis"/>
                            <w:rFonts w:ascii="Arial" w:hAnsi="Arial" w:cs="Arial"/>
                            <w:color w:val="000033"/>
                          </w:rPr>
                          <w:t>tests</w:t>
                        </w:r>
                        <w:proofErr w:type="spellEnd"/>
                        <w:r>
                          <w:rPr>
                            <w:rStyle w:val="nfasis"/>
                            <w:rFonts w:ascii="Arial" w:hAnsi="Arial" w:cs="Arial"/>
                            <w:color w:val="000033"/>
                          </w:rPr>
                          <w:t xml:space="preserve"> que te iré aconsejando, al finalizar los mismos estoy seguro de que si así lo deseas podrás embarcarte en proyectos más ambiciosos </w:t>
                        </w:r>
                        <w:r>
                          <w:rPr>
                            <w:rFonts w:ascii="Arial" w:hAnsi="Arial" w:cs="Arial"/>
                            <w:color w:val="000033"/>
                          </w:rPr>
                          <w:t xml:space="preserve">(léase por ejemplo </w:t>
                        </w:r>
                        <w:hyperlink r:id="rId101" w:tgtFrame="_blank" w:history="1">
                          <w:r>
                            <w:rPr>
                              <w:rStyle w:val="Hipervnculo"/>
                            </w:rPr>
                            <w:t>aprender Ofimática</w:t>
                          </w:r>
                        </w:hyperlink>
                        <w:r>
                          <w:rPr>
                            <w:rFonts w:ascii="Arial" w:hAnsi="Arial" w:cs="Arial"/>
                            <w:color w:val="000033"/>
                          </w:rPr>
                          <w:t xml:space="preserve">, ó </w:t>
                        </w:r>
                        <w:hyperlink r:id="rId102" w:tgtFrame="_blank" w:history="1">
                          <w:r>
                            <w:rPr>
                              <w:rStyle w:val="Hipervnculo"/>
                            </w:rPr>
                            <w:t>navegar por Internet</w:t>
                          </w:r>
                        </w:hyperlink>
                        <w:r>
                          <w:rPr>
                            <w:rFonts w:ascii="Arial" w:hAnsi="Arial" w:cs="Arial"/>
                            <w:color w:val="000033"/>
                          </w:rPr>
                          <w:t>, etcétera), pero cada cosa a su tiempo ¿vale</w:t>
                        </w:r>
                        <w:proofErr w:type="gramStart"/>
                        <w:r>
                          <w:rPr>
                            <w:rFonts w:ascii="Arial" w:hAnsi="Arial" w:cs="Arial"/>
                            <w:color w:val="000033"/>
                          </w:rPr>
                          <w:t>?.</w:t>
                        </w:r>
                        <w:proofErr w:type="gramEnd"/>
                        <w:r>
                          <w:rPr>
                            <w:rFonts w:ascii="Arial" w:hAnsi="Arial" w:cs="Arial"/>
                            <w:color w:val="000033"/>
                          </w:rPr>
                          <w:t xml:space="preserve"> Word, Excel y otros cursos serán el siguiente paso.</w:t>
                        </w:r>
                      </w:p>
                      <w:p w:rsidR="00014539" w:rsidRDefault="00014539" w:rsidP="00014539">
                        <w:pPr>
                          <w:pStyle w:val="estilo270"/>
                          <w:rPr>
                            <w:rFonts w:ascii="Arial" w:hAnsi="Arial" w:cs="Arial"/>
                            <w:color w:val="000033"/>
                          </w:rPr>
                        </w:pPr>
                        <w:r>
                          <w:rPr>
                            <w:rFonts w:ascii="Arial" w:hAnsi="Arial" w:cs="Arial"/>
                            <w:color w:val="000033"/>
                          </w:rPr>
                          <w:t xml:space="preserve">   Es importante también </w:t>
                        </w:r>
                        <w:r>
                          <w:rPr>
                            <w:rStyle w:val="nfasis"/>
                            <w:rFonts w:ascii="Arial" w:hAnsi="Arial" w:cs="Arial"/>
                            <w:b/>
                            <w:bCs/>
                            <w:color w:val="000033"/>
                          </w:rPr>
                          <w:t xml:space="preserve">no limitarse a leer los capítulos, sino que lo suyo sería ponerse delante del ordenador y asimilar practicando todo lo que vaya explicando, hasta estar convencido que se ha entendido todo lo visto </w:t>
                        </w:r>
                        <w:r>
                          <w:rPr>
                            <w:rFonts w:ascii="Arial" w:hAnsi="Arial" w:cs="Arial"/>
                            <w:color w:val="000033"/>
                          </w:rPr>
                          <w:t>; y por supuesto seguir practicando una y otra vez hasta que todo resulte familiar.-</w:t>
                        </w:r>
                        <w:r>
                          <w:rPr>
                            <w:rFonts w:ascii="Arial" w:hAnsi="Arial" w:cs="Arial"/>
                            <w:color w:val="000033"/>
                            <w:u w:val="single"/>
                          </w:rPr>
                          <w:t>NO HAY OTRA FORMA DE APRENDER MÁS QUE PRACTICANDO</w:t>
                        </w:r>
                        <w:r>
                          <w:rPr>
                            <w:rFonts w:ascii="Arial" w:hAnsi="Arial" w:cs="Arial"/>
                            <w:color w:val="000033"/>
                          </w:rPr>
                          <w:t xml:space="preserve">, la Informática no puede aprenderse mediante lectura rápida de los temas, ¡¡ imposible </w:t>
                        </w:r>
                        <w:proofErr w:type="gramStart"/>
                        <w:r>
                          <w:rPr>
                            <w:rFonts w:ascii="Arial" w:hAnsi="Arial" w:cs="Arial"/>
                            <w:color w:val="000033"/>
                          </w:rPr>
                          <w:t>!!.</w:t>
                        </w:r>
                        <w:proofErr w:type="gramEnd"/>
                      </w:p>
                    </w:tc>
                  </w:tr>
                  <w:tr w:rsidR="00014539">
                    <w:trPr>
                      <w:tblCellSpacing w:w="30" w:type="dxa"/>
                    </w:trPr>
                    <w:tc>
                      <w:tcPr>
                        <w:tcW w:w="0" w:type="auto"/>
                        <w:vAlign w:val="center"/>
                        <w:hideMark/>
                      </w:tcPr>
                      <w:p w:rsidR="00014539" w:rsidRDefault="00014539">
                        <w:pPr>
                          <w:jc w:val="center"/>
                          <w:rPr>
                            <w:rFonts w:ascii="Arial" w:hAnsi="Arial" w:cs="Arial"/>
                            <w:color w:val="000033"/>
                            <w:sz w:val="20"/>
                            <w:szCs w:val="20"/>
                          </w:rPr>
                        </w:pPr>
                        <w:r>
                          <w:rPr>
                            <w:rFonts w:ascii="Arial" w:hAnsi="Arial" w:cs="Arial"/>
                            <w:noProof/>
                            <w:color w:val="000033"/>
                            <w:sz w:val="20"/>
                            <w:szCs w:val="20"/>
                            <w:lang w:eastAsia="es-ES"/>
                          </w:rPr>
                          <w:drawing>
                            <wp:inline distT="0" distB="0" distL="0" distR="0">
                              <wp:extent cx="3629025" cy="2571750"/>
                              <wp:effectExtent l="19050" t="0" r="9525" b="0"/>
                              <wp:docPr id="22" name="Imagen 22" descr="curso de informát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rso de informática básica"/>
                                      <pic:cNvPicPr>
                                        <a:picLocks noChangeAspect="1" noChangeArrowheads="1"/>
                                      </pic:cNvPicPr>
                                    </pic:nvPicPr>
                                    <pic:blipFill>
                                      <a:blip r:embed="rId103"/>
                                      <a:srcRect/>
                                      <a:stretch>
                                        <a:fillRect/>
                                      </a:stretch>
                                    </pic:blipFill>
                                    <pic:spPr bwMode="auto">
                                      <a:xfrm>
                                        <a:off x="0" y="0"/>
                                        <a:ext cx="3629025" cy="2571750"/>
                                      </a:xfrm>
                                      <a:prstGeom prst="rect">
                                        <a:avLst/>
                                      </a:prstGeom>
                                      <a:noFill/>
                                      <a:ln w="9525">
                                        <a:noFill/>
                                        <a:miter lim="800000"/>
                                        <a:headEnd/>
                                        <a:tailEnd/>
                                      </a:ln>
                                    </pic:spPr>
                                  </pic:pic>
                                </a:graphicData>
                              </a:graphic>
                            </wp:inline>
                          </w:drawing>
                        </w:r>
                        <w:r>
                          <w:rPr>
                            <w:rFonts w:ascii="Arial" w:hAnsi="Arial" w:cs="Arial"/>
                            <w:color w:val="000033"/>
                            <w:sz w:val="20"/>
                            <w:szCs w:val="20"/>
                          </w:rPr>
                          <w:br/>
                        </w:r>
                        <w:r>
                          <w:rPr>
                            <w:rStyle w:val="estilo201"/>
                            <w:rFonts w:ascii="Arial" w:hAnsi="Arial" w:cs="Arial"/>
                            <w:sz w:val="20"/>
                            <w:szCs w:val="20"/>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20"/>
                            <w:szCs w:val="20"/>
                          </w:rPr>
                        </w:pPr>
                        <w:r>
                          <w:rPr>
                            <w:rFonts w:ascii="Arial" w:hAnsi="Arial" w:cs="Arial"/>
                            <w:color w:val="000033"/>
                            <w:sz w:val="20"/>
                            <w:szCs w:val="20"/>
                          </w:rPr>
                          <w:t>    A partir de ahora, esta de arriba será tu herramienta de aprendizaje; para nada se debe tener miedo alguno en su uso, pues vamos a ver lo sencillo que es su manejo diario y las muchas ventajas que podremos obtener de ella.</w:t>
                        </w:r>
                      </w:p>
                    </w:tc>
                  </w:tr>
                </w:tbl>
                <w:p w:rsidR="00014539" w:rsidRDefault="00014539">
                  <w:pPr>
                    <w:rPr>
                      <w:rFonts w:ascii="Arial" w:hAnsi="Arial" w:cs="Arial"/>
                      <w:color w:val="000033"/>
                      <w:sz w:val="20"/>
                      <w:szCs w:val="20"/>
                    </w:rPr>
                  </w:pPr>
                </w:p>
              </w:tc>
            </w:tr>
            <w:tr w:rsidR="00014539">
              <w:trPr>
                <w:tblCellSpacing w:w="0" w:type="dxa"/>
              </w:trPr>
              <w:tc>
                <w:tcPr>
                  <w:tcW w:w="0" w:type="auto"/>
                  <w:gridSpan w:val="2"/>
                  <w:vAlign w:val="center"/>
                  <w:hideMark/>
                </w:tcPr>
                <w:p w:rsidR="00014539" w:rsidRDefault="00014539">
                  <w:pPr>
                    <w:rPr>
                      <w:rFonts w:ascii="Arial" w:hAnsi="Arial" w:cs="Arial"/>
                      <w:color w:val="000033"/>
                      <w:sz w:val="20"/>
                      <w:szCs w:val="20"/>
                    </w:rPr>
                  </w:pPr>
                  <w:r>
                    <w:rPr>
                      <w:rFonts w:ascii="Arial" w:hAnsi="Arial" w:cs="Arial"/>
                      <w:color w:val="000033"/>
                      <w:sz w:val="20"/>
                      <w:szCs w:val="20"/>
                    </w:rPr>
                    <w:t> </w:t>
                  </w:r>
                </w:p>
              </w:tc>
            </w:tr>
          </w:tbl>
          <w:p w:rsidR="00014539" w:rsidRDefault="00014539">
            <w:pPr>
              <w:rPr>
                <w:rFonts w:ascii="Arial" w:hAnsi="Arial" w:cs="Arial"/>
                <w:color w:val="000033"/>
                <w:sz w:val="20"/>
                <w:szCs w:val="20"/>
              </w:rPr>
            </w:pPr>
          </w:p>
        </w:tc>
      </w:tr>
    </w:tbl>
    <w:p w:rsidR="00014539" w:rsidRDefault="00014539" w:rsidP="00014539">
      <w:pPr>
        <w:jc w:val="center"/>
        <w:rPr>
          <w:rFonts w:ascii="Arial" w:hAnsi="Arial" w:cs="Arial"/>
          <w:vanish/>
          <w:color w:val="000033"/>
          <w:sz w:val="20"/>
          <w:szCs w:val="20"/>
        </w:rPr>
      </w:pPr>
    </w:p>
    <w:tbl>
      <w:tblPr>
        <w:tblW w:w="4950" w:type="pct"/>
        <w:jc w:val="center"/>
        <w:tblCellSpacing w:w="0" w:type="dxa"/>
        <w:tblCellMar>
          <w:left w:w="0" w:type="dxa"/>
          <w:right w:w="0" w:type="dxa"/>
        </w:tblCellMar>
        <w:tblLook w:val="04A0"/>
      </w:tblPr>
      <w:tblGrid>
        <w:gridCol w:w="8419"/>
      </w:tblGrid>
      <w:tr w:rsidR="00014539">
        <w:trPr>
          <w:tblCellSpacing w:w="0" w:type="dxa"/>
          <w:jc w:val="center"/>
        </w:trPr>
        <w:tc>
          <w:tcPr>
            <w:tcW w:w="0" w:type="auto"/>
            <w:vAlign w:val="center"/>
            <w:hideMark/>
          </w:tcPr>
          <w:tbl>
            <w:tblPr>
              <w:tblW w:w="5000" w:type="pct"/>
              <w:tblCellSpacing w:w="30" w:type="dxa"/>
              <w:tblCellMar>
                <w:left w:w="0" w:type="dxa"/>
                <w:right w:w="0" w:type="dxa"/>
              </w:tblCellMar>
              <w:tblLook w:val="04A0"/>
            </w:tblPr>
            <w:tblGrid>
              <w:gridCol w:w="8419"/>
            </w:tblGrid>
            <w:tr w:rsidR="00014539">
              <w:trPr>
                <w:tblCellSpacing w:w="30" w:type="dxa"/>
              </w:trPr>
              <w:tc>
                <w:tcPr>
                  <w:tcW w:w="0" w:type="auto"/>
                  <w:vAlign w:val="center"/>
                  <w:hideMark/>
                </w:tcPr>
                <w:p w:rsidR="00014539" w:rsidRDefault="00014539">
                  <w:pPr>
                    <w:divId w:val="270860773"/>
                    <w:rPr>
                      <w:rFonts w:ascii="Arial" w:hAnsi="Arial" w:cs="Arial"/>
                      <w:color w:val="000033"/>
                      <w:sz w:val="20"/>
                      <w:szCs w:val="20"/>
                    </w:rPr>
                  </w:pPr>
                  <w:r>
                    <w:rPr>
                      <w:rFonts w:ascii="Arial" w:hAnsi="Arial" w:cs="Arial"/>
                      <w:color w:val="000033"/>
                      <w:sz w:val="20"/>
                      <w:szCs w:val="20"/>
                    </w:rPr>
                    <w:t xml:space="preserve">    Bienvenido en esta primera toma de contacto, y espero algún día me comentes si te </w:t>
                  </w:r>
                  <w:proofErr w:type="spellStart"/>
                  <w:r>
                    <w:rPr>
                      <w:rFonts w:ascii="Arial" w:hAnsi="Arial" w:cs="Arial"/>
                      <w:color w:val="000033"/>
                      <w:sz w:val="20"/>
                      <w:szCs w:val="20"/>
                    </w:rPr>
                    <w:t>fué</w:t>
                  </w:r>
                  <w:proofErr w:type="spellEnd"/>
                  <w:r>
                    <w:rPr>
                      <w:rFonts w:ascii="Arial" w:hAnsi="Arial" w:cs="Arial"/>
                      <w:color w:val="000033"/>
                      <w:sz w:val="20"/>
                      <w:szCs w:val="20"/>
                    </w:rPr>
                    <w:t xml:space="preserve"> útil y te has adentrado en Informática a otros niveles; de verdad que el trabajo en un ordenador no es tan complicado como pueda parecer, tan solo hay que disponer de una base suficiente para perder el miedo a lo desconocido, ponerse delante del ordenador y comenzar a practicar. Lo demás vendrá solo y el aprendizaje de Informática será sencillo y entretenido, eso espero al menos. Cuando uno se encuentra delante del ordenador hay que estar relajado y disfrutar con lo que se está haciendo.</w:t>
                  </w:r>
                </w:p>
              </w:tc>
            </w:tr>
            <w:tr w:rsidR="00014539">
              <w:trPr>
                <w:tblCellSpacing w:w="30" w:type="dxa"/>
              </w:trPr>
              <w:tc>
                <w:tcPr>
                  <w:tcW w:w="0" w:type="auto"/>
                  <w:vAlign w:val="center"/>
                  <w:hideMark/>
                </w:tcPr>
                <w:p w:rsidR="00014539" w:rsidRDefault="00014539" w:rsidP="00014539">
                  <w:pPr>
                    <w:rPr>
                      <w:rFonts w:ascii="Arial" w:hAnsi="Arial" w:cs="Arial"/>
                      <w:color w:val="000033"/>
                      <w:sz w:val="20"/>
                      <w:szCs w:val="20"/>
                    </w:rPr>
                  </w:pPr>
                </w:p>
              </w:tc>
            </w:tr>
          </w:tbl>
          <w:p w:rsidR="00014539" w:rsidRDefault="00014539">
            <w:pPr>
              <w:rPr>
                <w:rFonts w:ascii="Arial" w:hAnsi="Arial" w:cs="Arial"/>
                <w:color w:val="000033"/>
                <w:sz w:val="20"/>
                <w:szCs w:val="20"/>
              </w:rPr>
            </w:pPr>
          </w:p>
        </w:tc>
      </w:tr>
      <w:tr w:rsidR="00014539" w:rsidRPr="00014539" w:rsidTr="00014539">
        <w:trPr>
          <w:tblCellSpacing w:w="0" w:type="dxa"/>
          <w:jc w:val="center"/>
        </w:trPr>
        <w:tc>
          <w:tcPr>
            <w:tcW w:w="5000" w:type="pct"/>
            <w:hideMark/>
          </w:tcPr>
          <w:tbl>
            <w:tblPr>
              <w:tblW w:w="5000" w:type="pct"/>
              <w:tblCellSpacing w:w="0" w:type="dxa"/>
              <w:tblCellMar>
                <w:left w:w="0" w:type="dxa"/>
                <w:right w:w="0" w:type="dxa"/>
              </w:tblCellMar>
              <w:tblLook w:val="04A0"/>
            </w:tblPr>
            <w:tblGrid>
              <w:gridCol w:w="4630"/>
              <w:gridCol w:w="3789"/>
            </w:tblGrid>
            <w:tr w:rsidR="00014539" w:rsidRPr="00014539">
              <w:trPr>
                <w:tblCellSpacing w:w="0" w:type="dxa"/>
              </w:trPr>
              <w:tc>
                <w:tcPr>
                  <w:tcW w:w="2750" w:type="pct"/>
                  <w:hideMark/>
                </w:tcPr>
                <w:tbl>
                  <w:tblPr>
                    <w:tblW w:w="5000" w:type="pct"/>
                    <w:tblCellSpacing w:w="30" w:type="dxa"/>
                    <w:tblCellMar>
                      <w:left w:w="0" w:type="dxa"/>
                      <w:right w:w="0" w:type="dxa"/>
                    </w:tblCellMar>
                    <w:tblLook w:val="04A0"/>
                  </w:tblPr>
                  <w:tblGrid>
                    <w:gridCol w:w="4630"/>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b/>
                            <w:bCs/>
                            <w:color w:val="336699"/>
                            <w:sz w:val="20"/>
                            <w:lang w:eastAsia="es-ES"/>
                          </w:rPr>
                          <w:lastRenderedPageBreak/>
                          <w:t>LO MÁS BÁSICO EN INFORMÁTICA</w:t>
                        </w:r>
                      </w:p>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w:t>
                        </w:r>
                        <w:r w:rsidRPr="00014539">
                          <w:rPr>
                            <w:rFonts w:ascii="Arial" w:eastAsia="Times New Roman" w:hAnsi="Arial" w:cs="Arial"/>
                            <w:color w:val="000033"/>
                            <w:sz w:val="20"/>
                            <w:lang w:eastAsia="es-ES"/>
                          </w:rPr>
                          <w:t xml:space="preserve">En los manuales que suelen ofrecerse tratando este tema, suele ser habitual presentar una serie de páginas en las que el autor en un alarde de conocimientos pues </w:t>
                        </w:r>
                        <w:proofErr w:type="spellStart"/>
                        <w:r w:rsidRPr="00014539">
                          <w:rPr>
                            <w:rFonts w:ascii="Arial" w:eastAsia="Times New Roman" w:hAnsi="Arial" w:cs="Arial"/>
                            <w:color w:val="000033"/>
                            <w:sz w:val="20"/>
                            <w:lang w:eastAsia="es-ES"/>
                          </w:rPr>
                          <w:t>dá</w:t>
                        </w:r>
                        <w:proofErr w:type="spellEnd"/>
                        <w:r w:rsidRPr="00014539">
                          <w:rPr>
                            <w:rFonts w:ascii="Arial" w:eastAsia="Times New Roman" w:hAnsi="Arial" w:cs="Arial"/>
                            <w:color w:val="000033"/>
                            <w:sz w:val="20"/>
                            <w:lang w:eastAsia="es-ES"/>
                          </w:rPr>
                          <w:t xml:space="preserve"> fechas y todo tipo de datos sobre la historia de las computadoras, que si en tal año se creó la primera y </w:t>
                        </w:r>
                        <w:proofErr w:type="spellStart"/>
                        <w:r w:rsidRPr="00014539">
                          <w:rPr>
                            <w:rFonts w:ascii="Arial" w:eastAsia="Times New Roman" w:hAnsi="Arial" w:cs="Arial"/>
                            <w:color w:val="000033"/>
                            <w:sz w:val="20"/>
                            <w:lang w:eastAsia="es-ES"/>
                          </w:rPr>
                          <w:t>fué</w:t>
                        </w:r>
                        <w:proofErr w:type="spellEnd"/>
                        <w:r w:rsidRPr="00014539">
                          <w:rPr>
                            <w:rFonts w:ascii="Arial" w:eastAsia="Times New Roman" w:hAnsi="Arial" w:cs="Arial"/>
                            <w:color w:val="000033"/>
                            <w:sz w:val="20"/>
                            <w:lang w:eastAsia="es-ES"/>
                          </w:rPr>
                          <w:t xml:space="preserve"> inventada por XXX, y como digo una lección magistral; pero como se trata de </w:t>
                        </w:r>
                        <w:r w:rsidRPr="00014539">
                          <w:rPr>
                            <w:rFonts w:ascii="Arial" w:eastAsia="Times New Roman" w:hAnsi="Arial" w:cs="Arial"/>
                            <w:i/>
                            <w:iCs/>
                            <w:color w:val="000033"/>
                            <w:sz w:val="20"/>
                            <w:szCs w:val="20"/>
                            <w:lang w:eastAsia="es-ES"/>
                          </w:rPr>
                          <w:t>aprender INFORMÁTICA</w:t>
                        </w:r>
                        <w:r w:rsidRPr="00014539">
                          <w:rPr>
                            <w:rFonts w:ascii="Arial" w:eastAsia="Times New Roman" w:hAnsi="Arial" w:cs="Arial"/>
                            <w:color w:val="000033"/>
                            <w:sz w:val="20"/>
                            <w:lang w:eastAsia="es-ES"/>
                          </w:rPr>
                          <w:t xml:space="preserve"> así como a manejar el ordenador y entender su funcionamiento pues todo esto lo vamos a obviar. </w:t>
                        </w:r>
                      </w:p>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xml:space="preserve">   También suele ser habitual dar explicaciones sobre el funcionamiento del ábaco que como sabes se usaba para contar y parece ser que </w:t>
                        </w:r>
                        <w:proofErr w:type="spellStart"/>
                        <w:r w:rsidRPr="00014539">
                          <w:rPr>
                            <w:rFonts w:ascii="Arial" w:eastAsia="Times New Roman" w:hAnsi="Arial" w:cs="Arial"/>
                            <w:color w:val="000033"/>
                            <w:sz w:val="20"/>
                            <w:szCs w:val="20"/>
                            <w:lang w:eastAsia="es-ES"/>
                          </w:rPr>
                          <w:t>fué</w:t>
                        </w:r>
                        <w:proofErr w:type="spellEnd"/>
                        <w:r w:rsidRPr="00014539">
                          <w:rPr>
                            <w:rFonts w:ascii="Arial" w:eastAsia="Times New Roman" w:hAnsi="Arial" w:cs="Arial"/>
                            <w:color w:val="000033"/>
                            <w:sz w:val="20"/>
                            <w:szCs w:val="20"/>
                            <w:lang w:eastAsia="es-ES"/>
                          </w:rPr>
                          <w:t xml:space="preserve"> influyente en este tema, también lo pasamos de largo. </w:t>
                        </w:r>
                        <w:r w:rsidRPr="00014539">
                          <w:rPr>
                            <w:rFonts w:ascii="Arial" w:eastAsia="Times New Roman" w:hAnsi="Arial" w:cs="Arial"/>
                            <w:color w:val="000033"/>
                            <w:sz w:val="20"/>
                            <w:szCs w:val="20"/>
                            <w:lang w:eastAsia="es-ES"/>
                          </w:rPr>
                          <w:br/>
                          <w:t xml:space="preserve">   Lo que no voy a dejar de lado --porque creo que es muy importante para comprender cosas después--, son una serie de explicaciones acerca del funcionamiento del ordenador (en lo sucesivo lo llamaré PC en muchas ocasiones), por ejemplo </w:t>
                        </w:r>
                        <w:r w:rsidRPr="00014539">
                          <w:rPr>
                            <w:rFonts w:ascii="Arial" w:eastAsia="Times New Roman" w:hAnsi="Arial" w:cs="Arial"/>
                            <w:i/>
                            <w:iCs/>
                            <w:color w:val="000033"/>
                            <w:sz w:val="20"/>
                            <w:szCs w:val="20"/>
                            <w:lang w:eastAsia="es-ES"/>
                          </w:rPr>
                          <w:t>¿</w:t>
                        </w:r>
                        <w:proofErr w:type="spellStart"/>
                        <w:r w:rsidRPr="00014539">
                          <w:rPr>
                            <w:rFonts w:ascii="Arial" w:eastAsia="Times New Roman" w:hAnsi="Arial" w:cs="Arial"/>
                            <w:i/>
                            <w:iCs/>
                            <w:color w:val="000033"/>
                            <w:sz w:val="20"/>
                            <w:szCs w:val="20"/>
                            <w:lang w:eastAsia="es-ES"/>
                          </w:rPr>
                          <w:t>que</w:t>
                        </w:r>
                        <w:proofErr w:type="spellEnd"/>
                        <w:r w:rsidRPr="00014539">
                          <w:rPr>
                            <w:rFonts w:ascii="Arial" w:eastAsia="Times New Roman" w:hAnsi="Arial" w:cs="Arial"/>
                            <w:i/>
                            <w:iCs/>
                            <w:color w:val="000033"/>
                            <w:sz w:val="20"/>
                            <w:szCs w:val="20"/>
                            <w:lang w:eastAsia="es-ES"/>
                          </w:rPr>
                          <w:t xml:space="preserve"> es todo eso de los "bits", de los "Megas", </w:t>
                        </w:r>
                        <w:proofErr w:type="spellStart"/>
                        <w:r w:rsidRPr="00014539">
                          <w:rPr>
                            <w:rFonts w:ascii="Arial" w:eastAsia="Times New Roman" w:hAnsi="Arial" w:cs="Arial"/>
                            <w:i/>
                            <w:iCs/>
                            <w:color w:val="000033"/>
                            <w:sz w:val="20"/>
                            <w:szCs w:val="20"/>
                            <w:lang w:eastAsia="es-ES"/>
                          </w:rPr>
                          <w:t>etc</w:t>
                        </w:r>
                        <w:proofErr w:type="spellEnd"/>
                        <w:proofErr w:type="gramStart"/>
                        <w:r w:rsidRPr="00014539">
                          <w:rPr>
                            <w:rFonts w:ascii="Arial" w:eastAsia="Times New Roman" w:hAnsi="Arial" w:cs="Arial"/>
                            <w:i/>
                            <w:iCs/>
                            <w:color w:val="000033"/>
                            <w:sz w:val="20"/>
                            <w:szCs w:val="20"/>
                            <w:lang w:eastAsia="es-ES"/>
                          </w:rPr>
                          <w:t>?.</w:t>
                        </w:r>
                        <w:proofErr w:type="gramEnd"/>
                      </w:p>
                    </w:tc>
                  </w:tr>
                </w:tbl>
                <w:p w:rsidR="00014539" w:rsidRPr="00014539" w:rsidRDefault="00014539" w:rsidP="00014539">
                  <w:pPr>
                    <w:spacing w:after="0" w:line="240" w:lineRule="auto"/>
                    <w:rPr>
                      <w:rFonts w:ascii="Arial" w:eastAsia="Times New Roman" w:hAnsi="Arial" w:cs="Arial"/>
                      <w:color w:val="000033"/>
                      <w:sz w:val="20"/>
                      <w:szCs w:val="20"/>
                      <w:lang w:eastAsia="es-ES"/>
                    </w:rPr>
                  </w:pPr>
                </w:p>
              </w:tc>
              <w:tc>
                <w:tcPr>
                  <w:tcW w:w="2250" w:type="pct"/>
                  <w:vAlign w:val="center"/>
                  <w:hideMark/>
                </w:tcPr>
                <w:tbl>
                  <w:tblPr>
                    <w:tblW w:w="5000" w:type="pct"/>
                    <w:tblCellSpacing w:w="30" w:type="dxa"/>
                    <w:tblCellMar>
                      <w:left w:w="0" w:type="dxa"/>
                      <w:right w:w="0" w:type="dxa"/>
                    </w:tblCellMar>
                    <w:tblLook w:val="04A0"/>
                  </w:tblPr>
                  <w:tblGrid>
                    <w:gridCol w:w="3789"/>
                  </w:tblGrid>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pict/>
                        </w:r>
                        <w:r w:rsidRPr="00014539">
                          <w:rPr>
                            <w:rFonts w:ascii="Arial" w:eastAsia="Times New Roman" w:hAnsi="Arial" w:cs="Arial"/>
                            <w:color w:val="000033"/>
                            <w:sz w:val="20"/>
                            <w:szCs w:val="20"/>
                            <w:lang w:eastAsia="es-ES"/>
                          </w:rPr>
                          <w:pict/>
                        </w:r>
                        <w:r w:rsidRPr="00014539">
                          <w:rPr>
                            <w:rFonts w:ascii="Arial" w:eastAsia="Times New Roman" w:hAnsi="Arial" w:cs="Arial"/>
                            <w:color w:val="000033"/>
                            <w:sz w:val="20"/>
                            <w:szCs w:val="20"/>
                            <w:lang w:eastAsia="es-ES"/>
                          </w:rPr>
                          <w:pict/>
                        </w:r>
                      </w:p>
                    </w:tc>
                  </w:tr>
                </w:tbl>
                <w:p w:rsidR="00014539" w:rsidRPr="00014539" w:rsidRDefault="00014539" w:rsidP="00014539">
                  <w:pPr>
                    <w:spacing w:after="0" w:line="240" w:lineRule="auto"/>
                    <w:rPr>
                      <w:rFonts w:ascii="Arial" w:eastAsia="Times New Roman" w:hAnsi="Arial" w:cs="Arial"/>
                      <w:color w:val="000033"/>
                      <w:sz w:val="20"/>
                      <w:szCs w:val="20"/>
                      <w:lang w:eastAsia="es-ES"/>
                    </w:rPr>
                  </w:pPr>
                </w:p>
              </w:tc>
            </w:tr>
            <w:tr w:rsidR="00014539" w:rsidRPr="00014539">
              <w:trPr>
                <w:tblCellSpacing w:w="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w:t>
                  </w:r>
                </w:p>
              </w:tc>
              <w:tc>
                <w:tcPr>
                  <w:tcW w:w="0" w:type="auto"/>
                  <w:vAlign w:val="center"/>
                  <w:hideMark/>
                </w:tcPr>
                <w:p w:rsidR="00014539" w:rsidRPr="00014539" w:rsidRDefault="00014539" w:rsidP="00014539">
                  <w:pPr>
                    <w:spacing w:after="0"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w:t>
                  </w:r>
                </w:p>
              </w:tc>
            </w:tr>
            <w:tr w:rsidR="00014539" w:rsidRPr="00014539">
              <w:trPr>
                <w:tblCellSpacing w:w="0" w:type="dxa"/>
              </w:trPr>
              <w:tc>
                <w:tcPr>
                  <w:tcW w:w="0" w:type="auto"/>
                  <w:gridSpan w:val="2"/>
                  <w:vAlign w:val="center"/>
                  <w:hideMark/>
                </w:tcPr>
                <w:tbl>
                  <w:tblPr>
                    <w:tblW w:w="5000" w:type="pct"/>
                    <w:tblCellSpacing w:w="30" w:type="dxa"/>
                    <w:tblCellMar>
                      <w:left w:w="0" w:type="dxa"/>
                      <w:right w:w="0" w:type="dxa"/>
                    </w:tblCellMar>
                    <w:tblLook w:val="04A0"/>
                  </w:tblPr>
                  <w:tblGrid>
                    <w:gridCol w:w="8419"/>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xml:space="preserve">   Así que comencemos: ante todo quiero decir que </w:t>
                        </w:r>
                        <w:r w:rsidRPr="00014539">
                          <w:rPr>
                            <w:rFonts w:ascii="Arial" w:eastAsia="Times New Roman" w:hAnsi="Arial" w:cs="Arial"/>
                            <w:b/>
                            <w:bCs/>
                            <w:i/>
                            <w:iCs/>
                            <w:color w:val="336699"/>
                            <w:sz w:val="20"/>
                            <w:szCs w:val="20"/>
                            <w:lang w:eastAsia="es-ES"/>
                          </w:rPr>
                          <w:t>es MUY IMPORTANTE el perder ese respeto que hay siempre en las personas que se inician a "hacer algo y romper el PC", es altamente improbable que puedas estropear algo siempre que sigas unas normas básicas que iremos viendo</w:t>
                        </w:r>
                        <w:r w:rsidRPr="00014539">
                          <w:rPr>
                            <w:rFonts w:ascii="Arial" w:eastAsia="Times New Roman" w:hAnsi="Arial" w:cs="Arial"/>
                            <w:color w:val="000033"/>
                            <w:sz w:val="20"/>
                            <w:szCs w:val="20"/>
                            <w:lang w:eastAsia="es-ES"/>
                          </w:rPr>
                          <w:t xml:space="preserve">, así que quiero que desde ya le pierdas ese respeto y te sientes delante de él como un amigo que te </w:t>
                        </w:r>
                        <w:proofErr w:type="spellStart"/>
                        <w:r w:rsidRPr="00014539">
                          <w:rPr>
                            <w:rFonts w:ascii="Arial" w:eastAsia="Times New Roman" w:hAnsi="Arial" w:cs="Arial"/>
                            <w:color w:val="000033"/>
                            <w:sz w:val="20"/>
                            <w:szCs w:val="20"/>
                            <w:lang w:eastAsia="es-ES"/>
                          </w:rPr>
                          <w:t>vá</w:t>
                        </w:r>
                        <w:proofErr w:type="spellEnd"/>
                        <w:r w:rsidRPr="00014539">
                          <w:rPr>
                            <w:rFonts w:ascii="Arial" w:eastAsia="Times New Roman" w:hAnsi="Arial" w:cs="Arial"/>
                            <w:color w:val="000033"/>
                            <w:sz w:val="20"/>
                            <w:szCs w:val="20"/>
                            <w:lang w:eastAsia="es-ES"/>
                          </w:rPr>
                          <w:t xml:space="preserve"> a facilitar muchas cosas, y no en tensión ante la posibilidad de estropear algo.-Te aseguro que todos, repito todos hemos metido la pata alguna vez en el PC y por tanto si se comete algún error sin duda que tiene solución ¿de acuerdo?. </w:t>
                        </w:r>
                      </w:p>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xml:space="preserve">  Vamos a comenzar explicando que en cualquier PC el hecho de pulsar una tecla (la "a" por ejemplo) o de pulsar sobre el botón izquierdo del ratón, hace que aquel responda de una manera predeterminada y te preguntarás seguramente ¿cómo lo hace?; pues el PC no es más que un intérprete que traduce esa pulsación de la tecla en una señal eléctrica que transmite al corazón de la máquina (veremos esto más adelante), y que este decodifica y entiende que corresponde a dicha letra. </w:t>
                        </w:r>
                      </w:p>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xml:space="preserve">   Claro, esto lo hace a través del </w:t>
                        </w:r>
                        <w:r w:rsidRPr="00014539">
                          <w:rPr>
                            <w:rFonts w:ascii="Arial" w:eastAsia="Times New Roman" w:hAnsi="Arial" w:cs="Arial"/>
                            <w:i/>
                            <w:iCs/>
                            <w:color w:val="000033"/>
                            <w:sz w:val="20"/>
                            <w:szCs w:val="20"/>
                            <w:lang w:eastAsia="es-ES"/>
                          </w:rPr>
                          <w:t xml:space="preserve">sistema operativo </w:t>
                        </w:r>
                        <w:r w:rsidRPr="00014539">
                          <w:rPr>
                            <w:rFonts w:ascii="Arial" w:eastAsia="Times New Roman" w:hAnsi="Arial" w:cs="Arial"/>
                            <w:color w:val="000033"/>
                            <w:sz w:val="20"/>
                            <w:szCs w:val="20"/>
                            <w:lang w:eastAsia="es-ES"/>
                          </w:rPr>
                          <w:t xml:space="preserve">que deberá existir en cualquier PC ( que no es más que un programa que se carga en el ordenador para que este pueda funcionar ), y del que habrás oído hablar en muchas ocasiones: Yo tengo </w:t>
                        </w:r>
                        <w:proofErr w:type="spellStart"/>
                        <w:r w:rsidRPr="00014539">
                          <w:rPr>
                            <w:rFonts w:ascii="Arial" w:eastAsia="Times New Roman" w:hAnsi="Arial" w:cs="Arial"/>
                            <w:color w:val="000033"/>
                            <w:sz w:val="20"/>
                            <w:szCs w:val="20"/>
                            <w:lang w:eastAsia="es-ES"/>
                          </w:rPr>
                          <w:t>WindowsXP</w:t>
                        </w:r>
                        <w:proofErr w:type="spellEnd"/>
                        <w:r w:rsidRPr="00014539">
                          <w:rPr>
                            <w:rFonts w:ascii="Arial" w:eastAsia="Times New Roman" w:hAnsi="Arial" w:cs="Arial"/>
                            <w:color w:val="000033"/>
                            <w:sz w:val="20"/>
                            <w:szCs w:val="20"/>
                            <w:lang w:eastAsia="es-ES"/>
                          </w:rPr>
                          <w:t xml:space="preserve">, pues yo prefiero el </w:t>
                        </w:r>
                        <w:proofErr w:type="spellStart"/>
                        <w:r w:rsidRPr="00014539">
                          <w:rPr>
                            <w:rFonts w:ascii="Arial" w:eastAsia="Times New Roman" w:hAnsi="Arial" w:cs="Arial"/>
                            <w:color w:val="000033"/>
                            <w:sz w:val="20"/>
                            <w:szCs w:val="20"/>
                            <w:lang w:eastAsia="es-ES"/>
                          </w:rPr>
                          <w:t>WindowsNT</w:t>
                        </w:r>
                        <w:proofErr w:type="spellEnd"/>
                        <w:r w:rsidRPr="00014539">
                          <w:rPr>
                            <w:rFonts w:ascii="Arial" w:eastAsia="Times New Roman" w:hAnsi="Arial" w:cs="Arial"/>
                            <w:color w:val="000033"/>
                            <w:sz w:val="20"/>
                            <w:szCs w:val="20"/>
                            <w:lang w:eastAsia="es-ES"/>
                          </w:rPr>
                          <w:t xml:space="preserve"> pero mi amigo tiene desde hace tiempo el Linux; todos estos nombres no son más que "sistemas operativos", es decir el programa que debe tener todo PC para poder funcionar --sin este sistema operativo, el ordenador sería "una caja tonta e inútil"--.</w:t>
                        </w:r>
                      </w:p>
                    </w:tc>
                  </w:tr>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i/>
                            <w:iCs/>
                            <w:color w:val="000033"/>
                            <w:sz w:val="20"/>
                            <w:lang w:eastAsia="es-ES"/>
                          </w:rPr>
                          <w:t xml:space="preserve">   Cuando "enciendes el PC" es decir cuando pulsas el botón que hace llegar la corriente al mismo, lo que ocurre de forma resumida es que enseguida se pone en marcha dicho sistema operativo que es quien toma el mando del PC </w:t>
                        </w:r>
                        <w:r w:rsidRPr="00014539">
                          <w:rPr>
                            <w:rFonts w:ascii="Arial" w:eastAsia="Times New Roman" w:hAnsi="Arial" w:cs="Arial"/>
                            <w:color w:val="000033"/>
                            <w:sz w:val="20"/>
                            <w:lang w:eastAsia="es-ES"/>
                          </w:rPr>
                          <w:t xml:space="preserve">y tras realizar múltiples comprobaciones, al final nos dará la pantalla de bienvenida y ¡hala! a trabajar. </w:t>
                        </w:r>
                      </w:p>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xml:space="preserve">  Siguiendo con un párrafo anterior, donde decía que todo lo que maneja el ordenador para trabajar son "señales eléctricas", te comento que es lo que se llama el </w:t>
                        </w:r>
                        <w:r w:rsidRPr="00014539">
                          <w:rPr>
                            <w:rFonts w:ascii="Arial" w:eastAsia="Times New Roman" w:hAnsi="Arial" w:cs="Arial"/>
                            <w:b/>
                            <w:bCs/>
                            <w:color w:val="336699"/>
                            <w:sz w:val="20"/>
                            <w:szCs w:val="20"/>
                            <w:lang w:eastAsia="es-ES"/>
                          </w:rPr>
                          <w:t>sistema binario</w:t>
                        </w:r>
                        <w:r w:rsidRPr="00014539">
                          <w:rPr>
                            <w:rFonts w:ascii="Arial" w:eastAsia="Times New Roman" w:hAnsi="Arial" w:cs="Arial"/>
                            <w:color w:val="000033"/>
                            <w:sz w:val="20"/>
                            <w:szCs w:val="20"/>
                            <w:lang w:eastAsia="es-ES"/>
                          </w:rPr>
                          <w:t xml:space="preserve"> y que tiene como unidad básica el "</w:t>
                        </w:r>
                        <w:r w:rsidRPr="00014539">
                          <w:rPr>
                            <w:rFonts w:ascii="Arial" w:eastAsia="Times New Roman" w:hAnsi="Arial" w:cs="Arial"/>
                            <w:b/>
                            <w:bCs/>
                            <w:color w:val="336699"/>
                            <w:sz w:val="20"/>
                            <w:szCs w:val="20"/>
                            <w:lang w:eastAsia="es-ES"/>
                          </w:rPr>
                          <w:t>bit</w:t>
                        </w:r>
                        <w:r w:rsidRPr="00014539">
                          <w:rPr>
                            <w:rFonts w:ascii="Arial" w:eastAsia="Times New Roman" w:hAnsi="Arial" w:cs="Arial"/>
                            <w:color w:val="000033"/>
                            <w:sz w:val="20"/>
                            <w:szCs w:val="20"/>
                            <w:lang w:eastAsia="es-ES"/>
                          </w:rPr>
                          <w:t xml:space="preserve">" pero es tan insignificante que podríamos decir que la unidad básica de información en informática es el " </w:t>
                        </w:r>
                        <w:r w:rsidRPr="00014539">
                          <w:rPr>
                            <w:rFonts w:ascii="Arial" w:eastAsia="Times New Roman" w:hAnsi="Arial" w:cs="Arial"/>
                            <w:b/>
                            <w:bCs/>
                            <w:color w:val="336699"/>
                            <w:sz w:val="20"/>
                            <w:szCs w:val="20"/>
                            <w:lang w:eastAsia="es-ES"/>
                          </w:rPr>
                          <w:t>byte</w:t>
                        </w:r>
                        <w:r w:rsidRPr="00014539">
                          <w:rPr>
                            <w:rFonts w:ascii="Arial" w:eastAsia="Times New Roman" w:hAnsi="Arial" w:cs="Arial"/>
                            <w:color w:val="000033"/>
                            <w:sz w:val="20"/>
                            <w:szCs w:val="20"/>
                            <w:lang w:eastAsia="es-ES"/>
                          </w:rPr>
                          <w:t xml:space="preserve"> " que se compone de 8 bits y que </w:t>
                        </w:r>
                        <w:r w:rsidRPr="00014539">
                          <w:rPr>
                            <w:rFonts w:ascii="Arial" w:eastAsia="Times New Roman" w:hAnsi="Arial" w:cs="Arial"/>
                            <w:color w:val="000033"/>
                            <w:sz w:val="20"/>
                            <w:szCs w:val="20"/>
                            <w:lang w:eastAsia="es-ES"/>
                          </w:rPr>
                          <w:lastRenderedPageBreak/>
                          <w:t>podría ser la representación de la letra "a" que comentábamos. </w:t>
                        </w:r>
                      </w:p>
                      <w:p w:rsidR="00014539" w:rsidRPr="00014539" w:rsidRDefault="00014539" w:rsidP="00014539">
                        <w:pPr>
                          <w:spacing w:before="100" w:beforeAutospacing="1" w:after="100" w:afterAutospacing="1"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xml:space="preserve">   A continuación viene en este sistema de medida el " </w:t>
                        </w:r>
                        <w:r w:rsidRPr="00014539">
                          <w:rPr>
                            <w:rFonts w:ascii="Arial" w:eastAsia="Times New Roman" w:hAnsi="Arial" w:cs="Arial"/>
                            <w:b/>
                            <w:bCs/>
                            <w:color w:val="336699"/>
                            <w:sz w:val="20"/>
                            <w:szCs w:val="20"/>
                            <w:lang w:eastAsia="es-ES"/>
                          </w:rPr>
                          <w:t>Kilobyte</w:t>
                        </w:r>
                        <w:r w:rsidRPr="00014539">
                          <w:rPr>
                            <w:rFonts w:ascii="Arial" w:eastAsia="Times New Roman" w:hAnsi="Arial" w:cs="Arial"/>
                            <w:color w:val="000033"/>
                            <w:sz w:val="20"/>
                            <w:szCs w:val="20"/>
                            <w:lang w:eastAsia="es-ES"/>
                          </w:rPr>
                          <w:t xml:space="preserve"> " que se suele representar por "Kb" y que en la jerga de los informáticos suele decirse "...el fichero tiene 150 </w:t>
                        </w:r>
                        <w:proofErr w:type="spellStart"/>
                        <w:r w:rsidRPr="00014539">
                          <w:rPr>
                            <w:rFonts w:ascii="Arial" w:eastAsia="Times New Roman" w:hAnsi="Arial" w:cs="Arial"/>
                            <w:color w:val="000033"/>
                            <w:sz w:val="20"/>
                            <w:szCs w:val="20"/>
                            <w:lang w:eastAsia="es-ES"/>
                          </w:rPr>
                          <w:t>Kas</w:t>
                        </w:r>
                        <w:proofErr w:type="spellEnd"/>
                        <w:r w:rsidRPr="00014539">
                          <w:rPr>
                            <w:rFonts w:ascii="Arial" w:eastAsia="Times New Roman" w:hAnsi="Arial" w:cs="Arial"/>
                            <w:color w:val="000033"/>
                            <w:sz w:val="20"/>
                            <w:szCs w:val="20"/>
                            <w:lang w:eastAsia="es-ES"/>
                          </w:rPr>
                          <w:t xml:space="preserve">"; pues bien un Kb equivale a 1024 bytes, es decir que en el ejemplo anterior, los 150Kb corresponderían a 1024 x 150 = 153.600 bytes; y vemos a continuación el " </w:t>
                        </w:r>
                        <w:r w:rsidRPr="00014539">
                          <w:rPr>
                            <w:rFonts w:ascii="Arial" w:eastAsia="Times New Roman" w:hAnsi="Arial" w:cs="Arial"/>
                            <w:b/>
                            <w:bCs/>
                            <w:color w:val="336699"/>
                            <w:sz w:val="20"/>
                            <w:szCs w:val="20"/>
                            <w:lang w:eastAsia="es-ES"/>
                          </w:rPr>
                          <w:t>Megabyte</w:t>
                        </w:r>
                        <w:r w:rsidRPr="00014539">
                          <w:rPr>
                            <w:rFonts w:ascii="Arial" w:eastAsia="Times New Roman" w:hAnsi="Arial" w:cs="Arial"/>
                            <w:color w:val="000033"/>
                            <w:sz w:val="20"/>
                            <w:szCs w:val="20"/>
                            <w:lang w:eastAsia="es-ES"/>
                          </w:rPr>
                          <w:t xml:space="preserve"> " que también en jerga informática oiremos como "...la foto esa pesa 2 megas", y que corresponde ni más ni menos que a 1024 Kb, así que si decidimos calcularlo pues: 2 x 1024 x 1024 = 2.097.152 bytes, que ya empiezan a ser cantidades considerables.</w:t>
                        </w:r>
                      </w:p>
                    </w:tc>
                  </w:tr>
                </w:tbl>
                <w:p w:rsidR="00014539" w:rsidRPr="00014539" w:rsidRDefault="00014539" w:rsidP="00014539">
                  <w:pPr>
                    <w:spacing w:after="0" w:line="240" w:lineRule="auto"/>
                    <w:rPr>
                      <w:rFonts w:ascii="Arial" w:eastAsia="Times New Roman" w:hAnsi="Arial" w:cs="Arial"/>
                      <w:color w:val="000033"/>
                      <w:sz w:val="20"/>
                      <w:szCs w:val="20"/>
                      <w:lang w:eastAsia="es-ES"/>
                    </w:rPr>
                  </w:pPr>
                </w:p>
              </w:tc>
            </w:tr>
            <w:tr w:rsidR="00014539" w:rsidRPr="00014539">
              <w:trPr>
                <w:tblCellSpacing w:w="0" w:type="dxa"/>
              </w:trPr>
              <w:tc>
                <w:tcPr>
                  <w:tcW w:w="0" w:type="auto"/>
                  <w:gridSpan w:val="2"/>
                  <w:vAlign w:val="center"/>
                  <w:hideMark/>
                </w:tcPr>
                <w:p w:rsidR="00014539" w:rsidRPr="00014539" w:rsidRDefault="00014539" w:rsidP="00014539">
                  <w:pPr>
                    <w:spacing w:after="0" w:line="240" w:lineRule="auto"/>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lastRenderedPageBreak/>
                    <w:t> </w:t>
                  </w:r>
                </w:p>
              </w:tc>
            </w:tr>
          </w:tbl>
          <w:p w:rsidR="00014539" w:rsidRPr="00014539" w:rsidRDefault="00014539" w:rsidP="00014539">
            <w:pPr>
              <w:spacing w:after="0" w:line="240" w:lineRule="auto"/>
              <w:rPr>
                <w:rFonts w:ascii="Arial" w:eastAsia="Times New Roman" w:hAnsi="Arial" w:cs="Arial"/>
                <w:color w:val="000033"/>
                <w:sz w:val="20"/>
                <w:szCs w:val="20"/>
                <w:lang w:eastAsia="es-ES"/>
              </w:rPr>
            </w:pPr>
          </w:p>
        </w:tc>
      </w:tr>
    </w:tbl>
    <w:p w:rsidR="00014539" w:rsidRPr="00014539" w:rsidRDefault="00014539" w:rsidP="00014539">
      <w:pPr>
        <w:spacing w:after="0" w:line="240" w:lineRule="auto"/>
        <w:jc w:val="center"/>
        <w:rPr>
          <w:rFonts w:ascii="Arial" w:eastAsia="Times New Roman" w:hAnsi="Arial" w:cs="Arial"/>
          <w:vanish/>
          <w:color w:val="000033"/>
          <w:sz w:val="20"/>
          <w:szCs w:val="20"/>
          <w:lang w:eastAsia="es-ES"/>
        </w:rPr>
      </w:pPr>
    </w:p>
    <w:tbl>
      <w:tblPr>
        <w:tblW w:w="5000" w:type="pct"/>
        <w:jc w:val="center"/>
        <w:tblCellSpacing w:w="0" w:type="dxa"/>
        <w:tblCellMar>
          <w:left w:w="0" w:type="dxa"/>
          <w:right w:w="0" w:type="dxa"/>
        </w:tblCellMar>
        <w:tblLook w:val="04A0"/>
      </w:tblPr>
      <w:tblGrid>
        <w:gridCol w:w="8452"/>
        <w:gridCol w:w="26"/>
        <w:gridCol w:w="26"/>
      </w:tblGrid>
      <w:tr w:rsidR="00014539" w:rsidRPr="00014539" w:rsidTr="00014539">
        <w:trPr>
          <w:gridAfter w:val="1"/>
          <w:tblCellSpacing w:w="0" w:type="dxa"/>
          <w:jc w:val="center"/>
        </w:trPr>
        <w:tc>
          <w:tcPr>
            <w:tcW w:w="0" w:type="auto"/>
            <w:gridSpan w:val="2"/>
            <w:vAlign w:val="center"/>
            <w:hideMark/>
          </w:tcPr>
          <w:tbl>
            <w:tblPr>
              <w:tblW w:w="5000" w:type="pct"/>
              <w:tblCellSpacing w:w="30" w:type="dxa"/>
              <w:tblCellMar>
                <w:left w:w="0" w:type="dxa"/>
                <w:right w:w="0" w:type="dxa"/>
              </w:tblCellMar>
              <w:tblLook w:val="04A0"/>
            </w:tblPr>
            <w:tblGrid>
              <w:gridCol w:w="8478"/>
            </w:tblGrid>
            <w:tr w:rsidR="00014539" w:rsidRPr="00014539">
              <w:trPr>
                <w:tblCellSpacing w:w="30" w:type="dxa"/>
              </w:trPr>
              <w:tc>
                <w:tcPr>
                  <w:tcW w:w="0" w:type="auto"/>
                  <w:vAlign w:val="center"/>
                  <w:hideMark/>
                </w:tcPr>
                <w:p w:rsidR="00014539" w:rsidRPr="00014539" w:rsidRDefault="00014539" w:rsidP="00014539">
                  <w:pPr>
                    <w:spacing w:after="0" w:line="240" w:lineRule="auto"/>
                    <w:divId w:val="1872454630"/>
                    <w:rPr>
                      <w:rFonts w:ascii="Arial" w:eastAsia="Times New Roman" w:hAnsi="Arial" w:cs="Arial"/>
                      <w:color w:val="000033"/>
                      <w:sz w:val="20"/>
                      <w:szCs w:val="20"/>
                      <w:lang w:eastAsia="es-ES"/>
                    </w:rPr>
                  </w:pPr>
                  <w:r w:rsidRPr="00014539">
                    <w:rPr>
                      <w:rFonts w:ascii="Arial" w:eastAsia="Times New Roman" w:hAnsi="Arial" w:cs="Arial"/>
                      <w:color w:val="000033"/>
                      <w:sz w:val="20"/>
                      <w:szCs w:val="20"/>
                      <w:lang w:eastAsia="es-ES"/>
                    </w:rPr>
                    <w:t>    </w:t>
                  </w:r>
                  <w:r w:rsidRPr="00014539">
                    <w:rPr>
                      <w:rFonts w:ascii="Arial" w:eastAsia="Times New Roman" w:hAnsi="Arial" w:cs="Arial"/>
                      <w:color w:val="000033"/>
                      <w:sz w:val="20"/>
                      <w:lang w:eastAsia="es-ES"/>
                    </w:rPr>
                    <w:t xml:space="preserve">Siguiendo con las equivalencias, viene a continuación el " </w:t>
                  </w:r>
                  <w:r w:rsidRPr="00014539">
                    <w:rPr>
                      <w:rFonts w:ascii="Arial" w:eastAsia="Times New Roman" w:hAnsi="Arial" w:cs="Arial"/>
                      <w:b/>
                      <w:bCs/>
                      <w:color w:val="336699"/>
                      <w:sz w:val="20"/>
                      <w:lang w:eastAsia="es-ES"/>
                    </w:rPr>
                    <w:t>Gigabyte</w:t>
                  </w:r>
                  <w:r w:rsidRPr="00014539">
                    <w:rPr>
                      <w:rFonts w:ascii="Arial" w:eastAsia="Times New Roman" w:hAnsi="Arial" w:cs="Arial"/>
                      <w:color w:val="000033"/>
                      <w:sz w:val="20"/>
                      <w:lang w:eastAsia="es-ES"/>
                    </w:rPr>
                    <w:t xml:space="preserve"> " que se suele denominar "Giga" a secas y que ya </w:t>
                  </w:r>
                  <w:proofErr w:type="spellStart"/>
                  <w:r w:rsidRPr="00014539">
                    <w:rPr>
                      <w:rFonts w:ascii="Arial" w:eastAsia="Times New Roman" w:hAnsi="Arial" w:cs="Arial"/>
                      <w:color w:val="000033"/>
                      <w:sz w:val="20"/>
                      <w:lang w:eastAsia="es-ES"/>
                    </w:rPr>
                    <w:t>habreis</w:t>
                  </w:r>
                  <w:proofErr w:type="spellEnd"/>
                  <w:r w:rsidRPr="00014539">
                    <w:rPr>
                      <w:rFonts w:ascii="Arial" w:eastAsia="Times New Roman" w:hAnsi="Arial" w:cs="Arial"/>
                      <w:color w:val="000033"/>
                      <w:sz w:val="20"/>
                      <w:lang w:eastAsia="es-ES"/>
                    </w:rPr>
                    <w:t xml:space="preserve"> adivinado que corresponde a 1024 Megas.-Y para no alargar el tema, a continuación existe el " </w:t>
                  </w:r>
                  <w:r w:rsidRPr="00014539">
                    <w:rPr>
                      <w:rFonts w:ascii="Arial" w:eastAsia="Times New Roman" w:hAnsi="Arial" w:cs="Arial"/>
                      <w:b/>
                      <w:bCs/>
                      <w:color w:val="336699"/>
                      <w:sz w:val="20"/>
                      <w:lang w:eastAsia="es-ES"/>
                    </w:rPr>
                    <w:t>Terabyte</w:t>
                  </w:r>
                  <w:r w:rsidRPr="00014539">
                    <w:rPr>
                      <w:rFonts w:ascii="Arial" w:eastAsia="Times New Roman" w:hAnsi="Arial" w:cs="Arial"/>
                      <w:color w:val="000033"/>
                      <w:sz w:val="20"/>
                      <w:lang w:eastAsia="es-ES"/>
                    </w:rPr>
                    <w:t xml:space="preserve"> " que corresponde a 1024 Gigas.-Pero en los </w:t>
                  </w:r>
                  <w:proofErr w:type="spellStart"/>
                  <w:r w:rsidRPr="00014539">
                    <w:rPr>
                      <w:rFonts w:ascii="Arial" w:eastAsia="Times New Roman" w:hAnsi="Arial" w:cs="Arial"/>
                      <w:color w:val="000033"/>
                      <w:sz w:val="20"/>
                      <w:lang w:eastAsia="es-ES"/>
                    </w:rPr>
                    <w:t>PC's</w:t>
                  </w:r>
                  <w:proofErr w:type="spellEnd"/>
                  <w:r w:rsidRPr="00014539">
                    <w:rPr>
                      <w:rFonts w:ascii="Arial" w:eastAsia="Times New Roman" w:hAnsi="Arial" w:cs="Arial"/>
                      <w:color w:val="000033"/>
                      <w:sz w:val="20"/>
                      <w:lang w:eastAsia="es-ES"/>
                    </w:rPr>
                    <w:t xml:space="preserve"> que tenemos en casa lo más que se llega en la actualidad es a los Gigas. (** Ya existen discos duros con capacidad expresada en Terabytes).</w:t>
                  </w:r>
                  <w:r w:rsidRPr="00014539">
                    <w:rPr>
                      <w:rFonts w:ascii="Arial" w:eastAsia="Times New Roman" w:hAnsi="Arial" w:cs="Arial"/>
                      <w:color w:val="000033"/>
                      <w:sz w:val="20"/>
                      <w:szCs w:val="20"/>
                      <w:lang w:eastAsia="es-ES"/>
                    </w:rPr>
                    <w:br/>
                  </w:r>
                  <w:r w:rsidRPr="00014539">
                    <w:rPr>
                      <w:rFonts w:ascii="Arial" w:eastAsia="Times New Roman" w:hAnsi="Arial" w:cs="Arial"/>
                      <w:b/>
                      <w:bCs/>
                      <w:color w:val="000033"/>
                      <w:sz w:val="20"/>
                      <w:szCs w:val="20"/>
                      <w:lang w:eastAsia="es-ES"/>
                    </w:rPr>
                    <w:br/>
                  </w:r>
                  <w:r w:rsidRPr="00014539">
                    <w:rPr>
                      <w:rFonts w:ascii="Arial" w:eastAsia="Times New Roman" w:hAnsi="Arial" w:cs="Arial"/>
                      <w:color w:val="000033"/>
                      <w:sz w:val="20"/>
                      <w:lang w:eastAsia="es-ES"/>
                    </w:rPr>
                    <w:t xml:space="preserve">  Y como no quiero que en esta primera clase </w:t>
                  </w:r>
                  <w:proofErr w:type="spellStart"/>
                  <w:r w:rsidRPr="00014539">
                    <w:rPr>
                      <w:rFonts w:ascii="Arial" w:eastAsia="Times New Roman" w:hAnsi="Arial" w:cs="Arial"/>
                      <w:color w:val="000033"/>
                      <w:sz w:val="20"/>
                      <w:lang w:eastAsia="es-ES"/>
                    </w:rPr>
                    <w:t>comenceis</w:t>
                  </w:r>
                  <w:proofErr w:type="spellEnd"/>
                  <w:r w:rsidRPr="00014539">
                    <w:rPr>
                      <w:rFonts w:ascii="Arial" w:eastAsia="Times New Roman" w:hAnsi="Arial" w:cs="Arial"/>
                      <w:color w:val="000033"/>
                      <w:sz w:val="20"/>
                      <w:lang w:eastAsia="es-ES"/>
                    </w:rPr>
                    <w:t xml:space="preserve"> a sentir un poco de aburrimiento, pues aquí voy a cortar y en el próximo capítulo nos iremos adentrando poco a poco en más conocimientos.-</w:t>
                  </w:r>
                  <w:r w:rsidRPr="00014539">
                    <w:rPr>
                      <w:rFonts w:ascii="Arial" w:eastAsia="Times New Roman" w:hAnsi="Arial" w:cs="Arial"/>
                      <w:color w:val="000033"/>
                      <w:sz w:val="20"/>
                      <w:u w:val="single"/>
                      <w:lang w:eastAsia="es-ES"/>
                    </w:rPr>
                    <w:t>Aseguro que esta lección es necesaria porque hay que comprender como funciona el artilugio que vamos a manejar; es la "teoría necesaria"</w:t>
                  </w:r>
                  <w:r w:rsidRPr="00014539">
                    <w:rPr>
                      <w:rFonts w:ascii="Arial" w:eastAsia="Times New Roman" w:hAnsi="Arial" w:cs="Arial"/>
                      <w:color w:val="000033"/>
                      <w:sz w:val="20"/>
                      <w:lang w:eastAsia="es-ES"/>
                    </w:rPr>
                    <w:t>.</w:t>
                  </w:r>
                </w:p>
              </w:tc>
            </w:tr>
          </w:tbl>
          <w:p w:rsidR="00014539" w:rsidRPr="00014539" w:rsidRDefault="00014539" w:rsidP="00014539">
            <w:pPr>
              <w:spacing w:after="0" w:line="240" w:lineRule="auto"/>
              <w:rPr>
                <w:rFonts w:ascii="Arial" w:eastAsia="Times New Roman" w:hAnsi="Arial" w:cs="Arial"/>
                <w:color w:val="000033"/>
                <w:sz w:val="20"/>
                <w:szCs w:val="20"/>
                <w:lang w:eastAsia="es-ES"/>
              </w:rPr>
            </w:pPr>
          </w:p>
        </w:tc>
      </w:tr>
      <w:tr w:rsidR="00014539" w:rsidTr="00014539">
        <w:trPr>
          <w:gridAfter w:val="1"/>
          <w:tblCellSpacing w:w="0" w:type="dxa"/>
          <w:jc w:val="center"/>
        </w:trPr>
        <w:tc>
          <w:tcPr>
            <w:tcW w:w="0" w:type="auto"/>
            <w:gridSpan w:val="2"/>
            <w:vAlign w:val="center"/>
            <w:hideMark/>
          </w:tcPr>
          <w:tbl>
            <w:tblPr>
              <w:tblW w:w="5000" w:type="pct"/>
              <w:tblCellSpacing w:w="0" w:type="dxa"/>
              <w:tblCellMar>
                <w:left w:w="0" w:type="dxa"/>
                <w:right w:w="0" w:type="dxa"/>
              </w:tblCellMar>
              <w:tblLook w:val="04A0"/>
            </w:tblPr>
            <w:tblGrid>
              <w:gridCol w:w="8478"/>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832"/>
                    <w:gridCol w:w="3646"/>
                  </w:tblGrid>
                  <w:tr w:rsidR="00014539">
                    <w:trPr>
                      <w:tblCellSpacing w:w="0" w:type="dxa"/>
                    </w:trPr>
                    <w:tc>
                      <w:tcPr>
                        <w:tcW w:w="2850" w:type="pct"/>
                        <w:hideMark/>
                      </w:tcPr>
                      <w:tbl>
                        <w:tblPr>
                          <w:tblW w:w="5000" w:type="pct"/>
                          <w:tblCellSpacing w:w="30" w:type="dxa"/>
                          <w:tblCellMar>
                            <w:left w:w="0" w:type="dxa"/>
                            <w:right w:w="0" w:type="dxa"/>
                          </w:tblCellMar>
                          <w:tblLook w:val="04A0"/>
                        </w:tblPr>
                        <w:tblGrid>
                          <w:gridCol w:w="4832"/>
                        </w:tblGrid>
                        <w:tr w:rsidR="00014539">
                          <w:trPr>
                            <w:tblCellSpacing w:w="30" w:type="dxa"/>
                          </w:trPr>
                          <w:tc>
                            <w:tcPr>
                              <w:tcW w:w="0" w:type="auto"/>
                              <w:vAlign w:val="center"/>
                              <w:hideMark/>
                            </w:tcPr>
                            <w:p w:rsidR="00014539" w:rsidRDefault="00014539" w:rsidP="00014539">
                              <w:pPr>
                                <w:pStyle w:val="NormalWeb"/>
                                <w:rPr>
                                  <w:rFonts w:ascii="Arial" w:hAnsi="Arial" w:cs="Arial"/>
                                  <w:color w:val="000033"/>
                                  <w:sz w:val="18"/>
                                  <w:szCs w:val="18"/>
                                </w:rPr>
                              </w:pPr>
                              <w:r>
                                <w:rPr>
                                  <w:rStyle w:val="estilo2701"/>
                                  <w:rFonts w:ascii="Arial" w:hAnsi="Arial" w:cs="Arial"/>
                                  <w:color w:val="000033"/>
                                </w:rPr>
                                <w:t>  </w:t>
                              </w:r>
                              <w:r>
                                <w:rPr>
                                  <w:rStyle w:val="Textoennegrita"/>
                                  <w:rFonts w:ascii="Arial" w:hAnsi="Arial" w:cs="Arial"/>
                                  <w:color w:val="000033"/>
                                  <w:sz w:val="20"/>
                                  <w:szCs w:val="20"/>
                                </w:rPr>
                                <w:t>CURSO DE INFORMÁTICA. AVANZAMOS</w:t>
                              </w:r>
                            </w:p>
                            <w:p w:rsidR="00014539" w:rsidRDefault="00014539" w:rsidP="00014539">
                              <w:pPr>
                                <w:pStyle w:val="estilo278"/>
                              </w:pPr>
                              <w:r>
                                <w:t xml:space="preserve">  Hemos visto en el tema anterior como consigue hacerse entender la persona que maneja el PC con este, y recordamos que era a través del </w:t>
                              </w:r>
                              <w:r>
                                <w:rPr>
                                  <w:rStyle w:val="estilo41"/>
                                </w:rPr>
                                <w:t>sistema operativo</w:t>
                              </w:r>
                              <w:r>
                                <w:t xml:space="preserve"> que convertía todo a unos impulsos eléctricos que mediante el sistema binario eran comprensibles.-Se me olvidó decir que </w:t>
                              </w:r>
                              <w:r>
                                <w:rPr>
                                  <w:rStyle w:val="nfasis"/>
                                </w:rPr>
                                <w:t xml:space="preserve">esos impulsos eléctricos sólo tienen 2 estados que son el "0" y el "1" donde el cero significa "no corriente" y el uno "paso de corriente" </w:t>
                              </w:r>
                              <w:r>
                                <w:t>y son esos ceros y unos los que maneja el sistema binario, de manera que un "byte" puede ser de la forma 00101001, es decir, como veis 8 dígitos o bit.</w:t>
                              </w:r>
                              <w:r>
                                <w:br/>
                                <w:t xml:space="preserve">  Entonces cualquier operación que realicemos, el sistema lo convertirá en los correspondientes "ceros y unos" que en </w:t>
                              </w:r>
                              <w:r>
                                <w:rPr>
                                  <w:rStyle w:val="estilo41"/>
                                </w:rPr>
                                <w:t>la memoria interna del PC</w:t>
                              </w:r>
                              <w:r>
                                <w:t xml:space="preserve"> serán convertidos en sus correspondientes acciones, por ejemplo sacar en pantalla una frase que hayamos escrito.</w:t>
                              </w:r>
                            </w:p>
                            <w:p w:rsidR="00014539" w:rsidRDefault="00014539" w:rsidP="00014539">
                              <w:pPr>
                                <w:pStyle w:val="estilo278"/>
                              </w:pPr>
                              <w:r>
                                <w:t xml:space="preserve">   Y hasta aquí todo lo que voy a decir sobre </w:t>
                              </w:r>
                              <w:r>
                                <w:rPr>
                                  <w:rStyle w:val="estilo41"/>
                                </w:rPr>
                                <w:t>sistema binario</w:t>
                              </w:r>
                              <w:r>
                                <w:t xml:space="preserve">, bytes y todas esas cosas porque me he prometido no caer en la tentación de extenderme mucho en ello aunque prometo que no es de relleno, ya que considero que son cosas que deben conocerse más que nada por tener un poco de "cultura informática", pero que no vais a tener que usar nunca salvo que </w:t>
                              </w:r>
                              <w:proofErr w:type="spellStart"/>
                              <w:r>
                                <w:t>decidais</w:t>
                              </w:r>
                              <w:proofErr w:type="spellEnd"/>
                              <w:r>
                                <w:t xml:space="preserve"> adentraros en un futuro en programación.</w:t>
                              </w:r>
                            </w:p>
                          </w:tc>
                        </w:tr>
                      </w:tbl>
                      <w:p w:rsidR="00014539" w:rsidRDefault="00014539">
                        <w:pPr>
                          <w:rPr>
                            <w:rFonts w:ascii="Arial" w:hAnsi="Arial" w:cs="Arial"/>
                            <w:color w:val="000033"/>
                            <w:sz w:val="18"/>
                            <w:szCs w:val="18"/>
                          </w:rPr>
                        </w:pPr>
                      </w:p>
                    </w:tc>
                    <w:tc>
                      <w:tcPr>
                        <w:tcW w:w="2150" w:type="pct"/>
                        <w:hideMark/>
                      </w:tcPr>
                      <w:tbl>
                        <w:tblPr>
                          <w:tblW w:w="5000" w:type="pct"/>
                          <w:tblCellSpacing w:w="30" w:type="dxa"/>
                          <w:tblCellMar>
                            <w:left w:w="0" w:type="dxa"/>
                            <w:right w:w="0" w:type="dxa"/>
                          </w:tblCellMar>
                          <w:tblLook w:val="04A0"/>
                        </w:tblPr>
                        <w:tblGrid>
                          <w:gridCol w:w="3646"/>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478"/>
                        </w:tblGrid>
                        <w:tr w:rsidR="00014539">
                          <w:trPr>
                            <w:tblCellSpacing w:w="30" w:type="dxa"/>
                          </w:trPr>
                          <w:tc>
                            <w:tcPr>
                              <w:tcW w:w="0" w:type="auto"/>
                              <w:vAlign w:val="center"/>
                              <w:hideMark/>
                            </w:tcPr>
                            <w:p w:rsidR="00014539" w:rsidRDefault="00014539" w:rsidP="00014539">
                              <w:pPr>
                                <w:pStyle w:val="estilo123"/>
                              </w:pPr>
                              <w:r>
                                <w:t>   </w:t>
                              </w:r>
                              <w:r>
                                <w:rPr>
                                  <w:rStyle w:val="estilo2781"/>
                                </w:rPr>
                                <w:t xml:space="preserve">Otra cosa que si tendremos que tocar, aunque quizás os aburra un poco, es el tema de </w:t>
                              </w:r>
                              <w:r>
                                <w:rPr>
                                  <w:rStyle w:val="nfasis"/>
                                  <w:color w:val="000033"/>
                                </w:rPr>
                                <w:t xml:space="preserve">los componentes del ordenador; </w:t>
                              </w:r>
                              <w:r>
                                <w:rPr>
                                  <w:rStyle w:val="estilo2781"/>
                                </w:rPr>
                                <w:t xml:space="preserve">nadie puede imaginarse a alguien que maneje un vehículo sin que conozca aunque sea de forma muy somera los componentes básicos del mismo ¿verdad?, pues a ello dedicaré los siguientes párrafos. </w:t>
                              </w:r>
                            </w:p>
                            <w:p w:rsidR="00014539" w:rsidRDefault="00014539" w:rsidP="00014539">
                              <w:pPr>
                                <w:pStyle w:val="estilo278"/>
                              </w:pPr>
                              <w:r>
                                <w:t>   Diremos que el ordenador consta en esencia de dos partes: el llamado "</w:t>
                              </w:r>
                              <w:r>
                                <w:rPr>
                                  <w:rStyle w:val="estilo41"/>
                                </w:rPr>
                                <w:t>Hardware</w:t>
                              </w:r>
                              <w:r>
                                <w:t xml:space="preserve">" y el </w:t>
                              </w:r>
                              <w:r>
                                <w:lastRenderedPageBreak/>
                                <w:t>"</w:t>
                              </w:r>
                              <w:r>
                                <w:rPr>
                                  <w:rStyle w:val="estilo41"/>
                                </w:rPr>
                                <w:t>Software</w:t>
                              </w:r>
                              <w:r>
                                <w:t xml:space="preserve">" dos palabras inglesas.- </w:t>
                              </w:r>
                              <w:r>
                                <w:rPr>
                                  <w:rStyle w:val="nfasis"/>
                                </w:rPr>
                                <w:t xml:space="preserve">El Hardware es el conjunto de componentes internos del ordenador, y el Software es el conjunto de programas que existan en él, </w:t>
                              </w:r>
                              <w:r>
                                <w:t>unos son indispensables (como el sistema operativo del que ya hablamos) y otros son necesarios solo para ciertas tareas (por ejemplo Word para procesar textos, Excel para manejar hojas de cálculo, etcétera).</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rsidTr="00014539">
        <w:tblPrEx>
          <w:jc w:val="left"/>
        </w:tblPrEx>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rsidTr="00014539">
        <w:tblPrEx>
          <w:jc w:val="left"/>
        </w:tblPrEx>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278"/>
                  </w:pPr>
                  <w:r>
                    <w:t>   </w:t>
                  </w:r>
                  <w:r>
                    <w:rPr>
                      <w:rStyle w:val="estilo1061"/>
                    </w:rPr>
                    <w:t>• Dentro del Hardware podemos señalar:</w:t>
                  </w:r>
                </w:p>
                <w:p w:rsidR="00014539" w:rsidRDefault="00014539" w:rsidP="00014539">
                  <w:pPr>
                    <w:pStyle w:val="estilo278"/>
                  </w:pPr>
                  <w:r>
                    <w:t>  </w:t>
                  </w:r>
                  <w:r>
                    <w:rPr>
                      <w:rStyle w:val="estilo41"/>
                    </w:rPr>
                    <w:t xml:space="preserve">1.- </w:t>
                  </w:r>
                  <w:r>
                    <w:rPr>
                      <w:rStyle w:val="Textoennegrita"/>
                      <w:u w:val="single"/>
                    </w:rPr>
                    <w:t xml:space="preserve">El </w:t>
                  </w:r>
                  <w:proofErr w:type="gramStart"/>
                  <w:r>
                    <w:rPr>
                      <w:rStyle w:val="Textoennegrita"/>
                      <w:u w:val="single"/>
                    </w:rPr>
                    <w:t>microprocesador</w:t>
                  </w:r>
                  <w:r>
                    <w:t xml:space="preserve"> ,</w:t>
                  </w:r>
                  <w:proofErr w:type="gramEnd"/>
                  <w:r>
                    <w:t xml:space="preserve"> que es digamos "el corazón" del PC y que es el encargado de procesar todos esos ceros y unos que ya </w:t>
                  </w:r>
                  <w:proofErr w:type="spellStart"/>
                  <w:r>
                    <w:t>conoceis</w:t>
                  </w:r>
                  <w:proofErr w:type="spellEnd"/>
                  <w:r>
                    <w:t>, y de dirigirlos mediantes unos "buses" (circuitos) al sitio correspondiente, y además lo hará a más o menos velocidad, dependiendo de la marca y modelo del mismo (</w:t>
                  </w:r>
                  <w:proofErr w:type="spellStart"/>
                  <w:r>
                    <w:t>habreis</w:t>
                  </w:r>
                  <w:proofErr w:type="spellEnd"/>
                  <w:r>
                    <w:t xml:space="preserve"> oído hablar de "un Pentium IV a 3Mhz", esto a es la marca y modelo </w:t>
                  </w:r>
                  <w:proofErr w:type="spellStart"/>
                  <w:r>
                    <w:t>mencionados.Aquí</w:t>
                  </w:r>
                  <w:proofErr w:type="spellEnd"/>
                  <w:r>
                    <w:t xml:space="preserve"> lo dejamos.</w:t>
                  </w:r>
                </w:p>
                <w:p w:rsidR="00014539" w:rsidRDefault="00014539" w:rsidP="00014539">
                  <w:pPr>
                    <w:pStyle w:val="estilo123"/>
                  </w:pPr>
                  <w:r>
                    <w:rPr>
                      <w:rStyle w:val="estilo1131"/>
                    </w:rPr>
                    <w:t xml:space="preserve">  2.- </w:t>
                  </w:r>
                  <w:r>
                    <w:rPr>
                      <w:rStyle w:val="Textoennegrita"/>
                      <w:u w:val="single"/>
                    </w:rPr>
                    <w:t>La memoria</w:t>
                  </w:r>
                  <w:r>
                    <w:t xml:space="preserve"> , que se clasifica en "</w:t>
                  </w:r>
                  <w:r>
                    <w:rPr>
                      <w:rStyle w:val="estilo41"/>
                    </w:rPr>
                    <w:t>memoria RAM</w:t>
                  </w:r>
                  <w:r>
                    <w:t>" y "</w:t>
                  </w:r>
                  <w:r>
                    <w:rPr>
                      <w:rStyle w:val="estilo41"/>
                    </w:rPr>
                    <w:t>memoria ROM</w:t>
                  </w:r>
                  <w:r>
                    <w:t xml:space="preserve">" que para no extendernos mucho consiste la ROM en una memoria imborrable donde hay grabados una serie de datos necesarios para el arranque del PC y que siempre permanecerán ahí; en cuanto a la RAM es otro tipo de memoria que si es grabable, y que consiste en resumen en poder acumular datos que iremos necesitando cuando trabajamos, y que se repiten, por lo que </w:t>
                  </w:r>
                  <w:proofErr w:type="spellStart"/>
                  <w:r>
                    <w:t>comprendereis</w:t>
                  </w:r>
                  <w:proofErr w:type="spellEnd"/>
                  <w:r>
                    <w:t xml:space="preserve"> que de esta forma descarga de trabajo al microprocesador, por eso es tan importante tener bastante memoria RAM en el PC (hoy día es recomendable un mínimo de 1 ó 2 Gigas de RAM ¿</w:t>
                  </w:r>
                  <w:proofErr w:type="spellStart"/>
                  <w:r>
                    <w:t>recordais</w:t>
                  </w:r>
                  <w:proofErr w:type="spellEnd"/>
                  <w:r>
                    <w:t xml:space="preserve"> el pasado capítulo sobre aquello de los Megas?.</w:t>
                  </w:r>
                </w:p>
                <w:p w:rsidR="00014539" w:rsidRDefault="00014539" w:rsidP="00014539">
                  <w:pPr>
                    <w:pStyle w:val="estilo123"/>
                  </w:pPr>
                  <w:r>
                    <w:rPr>
                      <w:rStyle w:val="estilo1131"/>
                    </w:rPr>
                    <w:t xml:space="preserve">  3.- </w:t>
                  </w:r>
                  <w:r>
                    <w:rPr>
                      <w:rStyle w:val="Textoennegrita"/>
                      <w:u w:val="single"/>
                    </w:rPr>
                    <w:t xml:space="preserve">El disco </w:t>
                  </w:r>
                  <w:proofErr w:type="gramStart"/>
                  <w:r>
                    <w:rPr>
                      <w:rStyle w:val="Textoennegrita"/>
                      <w:u w:val="single"/>
                    </w:rPr>
                    <w:t>duro</w:t>
                  </w:r>
                  <w:r>
                    <w:t xml:space="preserve"> ,</w:t>
                  </w:r>
                  <w:proofErr w:type="gramEnd"/>
                  <w:r>
                    <w:t xml:space="preserve"> que es el </w:t>
                  </w:r>
                  <w:r>
                    <w:rPr>
                      <w:rStyle w:val="estilo41"/>
                    </w:rPr>
                    <w:t>lugar donde el PC lo tiene guardado todo</w:t>
                  </w:r>
                  <w:r>
                    <w:t xml:space="preserve">: una especie de contenedor que </w:t>
                  </w:r>
                  <w:proofErr w:type="spellStart"/>
                  <w:r>
                    <w:t>vá</w:t>
                  </w:r>
                  <w:proofErr w:type="spellEnd"/>
                  <w:r>
                    <w:t xml:space="preserve"> acumulando datos, programas, fotos, </w:t>
                  </w:r>
                  <w:proofErr w:type="spellStart"/>
                  <w:r>
                    <w:t>enfin</w:t>
                  </w:r>
                  <w:proofErr w:type="spellEnd"/>
                  <w:r>
                    <w:t xml:space="preserve"> todo lo que queramos mientras no sobrepasemos su capacidad.-Pero hoy en día, los discos duros tienen tanta capacidad que es muy difícil llenarlos (salvo que nos dediquemos a temas que consumen mucho, como edición de vídeo, películas completas, </w:t>
                  </w:r>
                  <w:proofErr w:type="spellStart"/>
                  <w:r>
                    <w:t>etc</w:t>
                  </w:r>
                  <w:proofErr w:type="spellEnd"/>
                  <w:r>
                    <w:t xml:space="preserve">...).-La capacidad de un disco duro se mide en Gigas, y ya es frecuente ver discos de más de 600Gb, e incluso de 1 ó 2 Terabytes.-El disco duro (me </w:t>
                  </w:r>
                  <w:proofErr w:type="spellStart"/>
                  <w:r>
                    <w:t>enrrollaré</w:t>
                  </w:r>
                  <w:proofErr w:type="spellEnd"/>
                  <w:r>
                    <w:t xml:space="preserve"> lo mínimo indispensable, lo prometo), es una caja metálica que lleva en su interior herméticamente cerrada, una serie de discos que contienen unas pistas donde unos cabezales se encargan de grabar, leer, borrar, el contenido de esas </w:t>
                  </w:r>
                  <w:proofErr w:type="spellStart"/>
                  <w:r>
                    <w:t>pistas.Aquí</w:t>
                  </w:r>
                  <w:proofErr w:type="spellEnd"/>
                  <w:r>
                    <w:t xml:space="preserve"> lo dejo. </w:t>
                  </w:r>
                </w:p>
                <w:p w:rsidR="00014539" w:rsidRDefault="00014539" w:rsidP="00014539">
                  <w:pPr>
                    <w:pStyle w:val="estilo123"/>
                  </w:pPr>
                  <w:r>
                    <w:t>  </w:t>
                  </w:r>
                  <w:r>
                    <w:rPr>
                      <w:rStyle w:val="estilo1131"/>
                    </w:rPr>
                    <w:t xml:space="preserve">4.- </w:t>
                  </w:r>
                  <w:r>
                    <w:rPr>
                      <w:rStyle w:val="Textoennegrita"/>
                      <w:u w:val="single"/>
                    </w:rPr>
                    <w:t>La tarjeta de vídeo</w:t>
                  </w:r>
                  <w:r>
                    <w:t xml:space="preserve"> que no es más que un </w:t>
                  </w:r>
                  <w:r>
                    <w:rPr>
                      <w:rStyle w:val="estilo41"/>
                    </w:rPr>
                    <w:t>circuito que controla todo lo relacionado con la pantalla del PC</w:t>
                  </w:r>
                  <w:r>
                    <w:t xml:space="preserve"> y que no pasaré a detallar, únicamente decir que tiene unos conectores donde se "enchufa" la pantalla. </w:t>
                  </w:r>
                  <w:r>
                    <w:br/>
                  </w:r>
                  <w:r>
                    <w:br/>
                  </w:r>
                  <w:hyperlink r:id="rId104" w:history="1">
                    <w:r>
                      <w:rPr>
                        <w:rStyle w:val="Hipervnculo"/>
                      </w:rPr>
                      <w:t>Subir al principio</w:t>
                    </w:r>
                  </w:hyperlink>
                  <w:r>
                    <w:t xml:space="preserve"> &gt;&gt;</w:t>
                  </w:r>
                  <w:r>
                    <w:br/>
                  </w:r>
                  <w:r>
                    <w:br/>
                    <w:t>  </w:t>
                  </w:r>
                  <w:r>
                    <w:rPr>
                      <w:rStyle w:val="estilo1131"/>
                    </w:rPr>
                    <w:t xml:space="preserve">5.- </w:t>
                  </w:r>
                  <w:r>
                    <w:rPr>
                      <w:rStyle w:val="Textoennegrita"/>
                      <w:u w:val="single"/>
                    </w:rPr>
                    <w:t>La fuente de alimentación</w:t>
                  </w:r>
                  <w:r>
                    <w:t xml:space="preserve"> , que es importante porque </w:t>
                  </w:r>
                  <w:r>
                    <w:rPr>
                      <w:rStyle w:val="estilo41"/>
                    </w:rPr>
                    <w:t>gestiona la corriente de entrada en el PC</w:t>
                  </w:r>
                  <w:r>
                    <w:t xml:space="preserve"> y a su vez la distribuye a los distintos componentes de este.-Normalmente no </w:t>
                  </w:r>
                  <w:proofErr w:type="spellStart"/>
                  <w:r>
                    <w:t>dá</w:t>
                  </w:r>
                  <w:proofErr w:type="spellEnd"/>
                  <w:r>
                    <w:t xml:space="preserve"> problema alguno, aunque conviene que sea de calidad.</w:t>
                  </w:r>
                </w:p>
                <w:p w:rsidR="00014539" w:rsidRDefault="00014539" w:rsidP="00014539">
                  <w:pPr>
                    <w:pStyle w:val="estilo123"/>
                  </w:pPr>
                  <w:r>
                    <w:t>  </w:t>
                  </w:r>
                  <w:r>
                    <w:rPr>
                      <w:rStyle w:val="estilo1131"/>
                    </w:rPr>
                    <w:t xml:space="preserve">6.- </w:t>
                  </w:r>
                  <w:r>
                    <w:rPr>
                      <w:rStyle w:val="Textoennegrita"/>
                    </w:rPr>
                    <w:t xml:space="preserve">Existen también </w:t>
                  </w:r>
                  <w:r>
                    <w:rPr>
                      <w:rStyle w:val="Textoennegrita"/>
                      <w:u w:val="single"/>
                    </w:rPr>
                    <w:t>otros componentes</w:t>
                  </w:r>
                  <w:r>
                    <w:t xml:space="preserve"> pero digamos ya menos importantes y que son una especie de "extras" pero que son necesarios hoy día, como por ejemplo la unidad de lectura-escritura de </w:t>
                  </w:r>
                  <w:proofErr w:type="spellStart"/>
                  <w:r>
                    <w:t>CD's</w:t>
                  </w:r>
                  <w:proofErr w:type="spellEnd"/>
                  <w:r>
                    <w:t xml:space="preserve">, o la de lectura-escritura de </w:t>
                  </w:r>
                  <w:proofErr w:type="spellStart"/>
                  <w:r>
                    <w:t>DVD's</w:t>
                  </w:r>
                  <w:proofErr w:type="spellEnd"/>
                  <w:r>
                    <w:t xml:space="preserve"> que se están imponiendo; </w:t>
                  </w:r>
                  <w:r>
                    <w:rPr>
                      <w:strike/>
                    </w:rPr>
                    <w:t xml:space="preserve">sin olvidar por supuesto la unidad de </w:t>
                  </w:r>
                  <w:proofErr w:type="spellStart"/>
                  <w:r>
                    <w:rPr>
                      <w:strike/>
                    </w:rPr>
                    <w:t>disquettes</w:t>
                  </w:r>
                  <w:proofErr w:type="spellEnd"/>
                  <w:r>
                    <w:rPr>
                      <w:strike/>
                    </w:rPr>
                    <w:t xml:space="preserve"> que aunque obsoleta sigue existiendo en casi todos los </w:t>
                  </w:r>
                  <w:proofErr w:type="spellStart"/>
                  <w:r>
                    <w:rPr>
                      <w:strike/>
                    </w:rPr>
                    <w:t>PC's</w:t>
                  </w:r>
                  <w:proofErr w:type="spellEnd"/>
                  <w:r>
                    <w:t xml:space="preserve"> (aunque últimamente, los ordenadores modernos ya no la traen) porque siempre saca de algún apuro, aunque su pega es que la capacidad de un diskette es muy pequeña (sólo 1,44 Kb) comparado con las exigencias de hoy, y además es lentísimo trabajando para los tiempos que corren hoy en día en que todo tiene que ser lo más rápido posible.(</w:t>
                  </w:r>
                  <w:r>
                    <w:rPr>
                      <w:rStyle w:val="nfasis"/>
                    </w:rPr>
                    <w:t xml:space="preserve">**Actualmente, los ordenadores no traen instalada la unidad de </w:t>
                  </w:r>
                  <w:proofErr w:type="spellStart"/>
                  <w:r>
                    <w:rPr>
                      <w:rStyle w:val="nfasis"/>
                    </w:rPr>
                    <w:t>disquettes</w:t>
                  </w:r>
                  <w:proofErr w:type="spellEnd"/>
                  <w:r>
                    <w:rPr>
                      <w:rStyle w:val="nfasis"/>
                    </w:rPr>
                    <w:t>, pasó a la historia...</w:t>
                  </w:r>
                  <w:r>
                    <w:t>)</w:t>
                  </w:r>
                </w:p>
                <w:p w:rsidR="00014539" w:rsidRDefault="00014539" w:rsidP="00014539">
                  <w:pPr>
                    <w:pStyle w:val="estilo123"/>
                  </w:pPr>
                  <w:r>
                    <w:t xml:space="preserve">  Y finalmente por hoy, acabo diciendo que hay en todo PC unos </w:t>
                  </w:r>
                  <w:r>
                    <w:rPr>
                      <w:rStyle w:val="nfasis"/>
                      <w:b/>
                      <w:bCs/>
                    </w:rPr>
                    <w:t xml:space="preserve">elementos de entrada y otros de </w:t>
                  </w:r>
                  <w:proofErr w:type="gramStart"/>
                  <w:r>
                    <w:rPr>
                      <w:rStyle w:val="nfasis"/>
                      <w:b/>
                      <w:bCs/>
                    </w:rPr>
                    <w:t xml:space="preserve">salida </w:t>
                  </w:r>
                  <w:r>
                    <w:t>.</w:t>
                  </w:r>
                  <w:proofErr w:type="gramEnd"/>
                  <w:r>
                    <w:t xml:space="preserve"> Como elementos de entrada tenemos el teclado, el ratón, el escáner</w:t>
                  </w:r>
                  <w:proofErr w:type="gramStart"/>
                  <w:r>
                    <w:t>...(</w:t>
                  </w:r>
                  <w:proofErr w:type="gramEnd"/>
                  <w:r>
                    <w:t xml:space="preserve">lógico porque a través de ellos "entramos" datos al PC) y de salida pues podemos </w:t>
                  </w:r>
                  <w:r>
                    <w:lastRenderedPageBreak/>
                    <w:t xml:space="preserve">tener la pantalla, la impresora....(puesto que lo que hacen es "sacarnos datos" para que los veamos). </w:t>
                  </w:r>
                  <w:r>
                    <w:br/>
                  </w:r>
                  <w:r>
                    <w:br/>
                    <w:t>  Hasta aquí lo que he considerado "indispensable" conocer antes de adentrarnos en lo que es el enunciado del curso: "APRENDER INFORMÁTICA", que vamos a empezar en el próximo.</w:t>
                  </w:r>
                </w:p>
              </w:tc>
            </w:tr>
          </w:tbl>
          <w:p w:rsidR="00014539" w:rsidRDefault="00014539">
            <w:pPr>
              <w:rPr>
                <w:rFonts w:ascii="Arial" w:hAnsi="Arial" w:cs="Arial"/>
                <w:color w:val="000033"/>
                <w:sz w:val="18"/>
                <w:szCs w:val="18"/>
              </w:rPr>
            </w:pPr>
          </w:p>
        </w:tc>
      </w:tr>
    </w:tbl>
    <w:p w:rsidR="00014539" w:rsidRDefault="00014539"/>
    <w:p w:rsidR="00014539" w:rsidRDefault="00014539"/>
    <w:p w:rsidR="00014539" w:rsidRDefault="00014539"/>
    <w:tbl>
      <w:tblPr>
        <w:tblW w:w="5000" w:type="pct"/>
        <w:tblCellSpacing w:w="0" w:type="dxa"/>
        <w:tblCellMar>
          <w:left w:w="0" w:type="dxa"/>
          <w:right w:w="0" w:type="dxa"/>
        </w:tblCellMar>
        <w:tblLook w:val="04A0"/>
      </w:tblPr>
      <w:tblGrid>
        <w:gridCol w:w="8453"/>
        <w:gridCol w:w="51"/>
      </w:tblGrid>
      <w:tr w:rsidR="00014539" w:rsidRPr="00014539">
        <w:trPr>
          <w:gridAfter w:val="1"/>
          <w:tblCellSpacing w:w="0" w:type="dxa"/>
        </w:trPr>
        <w:tc>
          <w:tcPr>
            <w:tcW w:w="0" w:type="auto"/>
            <w:hideMark/>
          </w:tcPr>
          <w:tbl>
            <w:tblPr>
              <w:tblW w:w="5000" w:type="pct"/>
              <w:tblCellSpacing w:w="30" w:type="dxa"/>
              <w:tblCellMar>
                <w:left w:w="0" w:type="dxa"/>
                <w:right w:w="0" w:type="dxa"/>
              </w:tblCellMar>
              <w:tblLook w:val="04A0"/>
            </w:tblPr>
            <w:tblGrid>
              <w:gridCol w:w="8453"/>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Pero antes voy a adjuntar una especie de</w:t>
                  </w:r>
                  <w:r w:rsidRPr="00014539">
                    <w:rPr>
                      <w:rFonts w:ascii="Arial" w:eastAsia="Times New Roman" w:hAnsi="Arial" w:cs="Arial"/>
                      <w:color w:val="000000"/>
                      <w:sz w:val="20"/>
                      <w:szCs w:val="20"/>
                      <w:u w:val="single"/>
                      <w:lang w:eastAsia="es-ES"/>
                    </w:rPr>
                    <w:t xml:space="preserve"> </w:t>
                  </w:r>
                  <w:r w:rsidRPr="00014539">
                    <w:rPr>
                      <w:rFonts w:ascii="Arial" w:eastAsia="Times New Roman" w:hAnsi="Arial" w:cs="Arial"/>
                      <w:b/>
                      <w:bCs/>
                      <w:color w:val="FF6600"/>
                      <w:sz w:val="20"/>
                      <w:szCs w:val="20"/>
                      <w:u w:val="single"/>
                      <w:lang w:eastAsia="es-ES"/>
                    </w:rPr>
                    <w:t>test recordatorio</w:t>
                  </w:r>
                  <w:r w:rsidRPr="00014539">
                    <w:rPr>
                      <w:rFonts w:ascii="Arial" w:eastAsia="Times New Roman" w:hAnsi="Arial" w:cs="Arial"/>
                      <w:color w:val="000000"/>
                      <w:sz w:val="20"/>
                      <w:szCs w:val="20"/>
                      <w:lang w:eastAsia="es-ES"/>
                    </w:rPr>
                    <w:t xml:space="preserve"> , para que puedas evaluarte y conocer el nivel de conocimientos que llevas hasta ahora, ahí van las preguntas: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1.- </w:t>
                  </w:r>
                  <w:proofErr w:type="gramStart"/>
                  <w:r w:rsidRPr="00014539">
                    <w:rPr>
                      <w:rFonts w:ascii="Arial" w:eastAsia="Times New Roman" w:hAnsi="Arial" w:cs="Arial"/>
                      <w:b/>
                      <w:bCs/>
                      <w:color w:val="336699"/>
                      <w:sz w:val="20"/>
                      <w:szCs w:val="20"/>
                      <w:lang w:eastAsia="es-ES"/>
                    </w:rPr>
                    <w:t xml:space="preserve">¿ </w:t>
                  </w:r>
                  <w:r w:rsidRPr="00014539">
                    <w:rPr>
                      <w:rFonts w:ascii="Arial" w:eastAsia="Times New Roman" w:hAnsi="Arial" w:cs="Arial"/>
                      <w:b/>
                      <w:bCs/>
                      <w:color w:val="336699"/>
                      <w:sz w:val="20"/>
                      <w:szCs w:val="20"/>
                      <w:u w:val="single"/>
                      <w:lang w:eastAsia="es-ES"/>
                    </w:rPr>
                    <w:t>Cuantos</w:t>
                  </w:r>
                  <w:proofErr w:type="gramEnd"/>
                  <w:r w:rsidRPr="00014539">
                    <w:rPr>
                      <w:rFonts w:ascii="Arial" w:eastAsia="Times New Roman" w:hAnsi="Arial" w:cs="Arial"/>
                      <w:b/>
                      <w:bCs/>
                      <w:color w:val="336699"/>
                      <w:sz w:val="20"/>
                      <w:szCs w:val="20"/>
                      <w:u w:val="single"/>
                      <w:lang w:eastAsia="es-ES"/>
                    </w:rPr>
                    <w:t xml:space="preserve"> bytes tiene 1 Kb</w:t>
                  </w:r>
                  <w:r w:rsidRPr="00014539">
                    <w:rPr>
                      <w:rFonts w:ascii="Arial" w:eastAsia="Times New Roman" w:hAnsi="Arial" w:cs="Arial"/>
                      <w:b/>
                      <w:bCs/>
                      <w:color w:val="336699"/>
                      <w:sz w:val="20"/>
                      <w:szCs w:val="20"/>
                      <w:lang w:eastAsia="es-ES"/>
                    </w:rPr>
                    <w:t xml:space="preserve"> ?</w:t>
                  </w:r>
                  <w:r w:rsidRPr="00014539">
                    <w:rPr>
                      <w:rFonts w:ascii="Arial" w:eastAsia="Times New Roman" w:hAnsi="Arial" w:cs="Arial"/>
                      <w:color w:val="000000"/>
                      <w:sz w:val="20"/>
                      <w:szCs w:val="20"/>
                      <w:lang w:eastAsia="es-ES"/>
                    </w:rPr>
                    <w:t xml:space="preserve"> ---&gt;  8,  256,   1024,    2540 </w:t>
                  </w:r>
                  <w:r w:rsidRPr="00014539">
                    <w:rPr>
                      <w:rFonts w:ascii="Arial" w:eastAsia="Times New Roman" w:hAnsi="Arial" w:cs="Arial"/>
                      <w:color w:val="000000"/>
                      <w:sz w:val="20"/>
                      <w:szCs w:val="20"/>
                      <w:lang w:eastAsia="es-ES"/>
                    </w:rPr>
                    <w:br/>
                    <w:t xml:space="preserve">  2.- </w:t>
                  </w:r>
                  <w:proofErr w:type="gramStart"/>
                  <w:r w:rsidRPr="00014539">
                    <w:rPr>
                      <w:rFonts w:ascii="Arial" w:eastAsia="Times New Roman" w:hAnsi="Arial" w:cs="Arial"/>
                      <w:b/>
                      <w:bCs/>
                      <w:color w:val="336699"/>
                      <w:sz w:val="20"/>
                      <w:szCs w:val="20"/>
                      <w:lang w:eastAsia="es-ES"/>
                    </w:rPr>
                    <w:t xml:space="preserve">¿ </w:t>
                  </w:r>
                  <w:r w:rsidRPr="00014539">
                    <w:rPr>
                      <w:rFonts w:ascii="Arial" w:eastAsia="Times New Roman" w:hAnsi="Arial" w:cs="Arial"/>
                      <w:b/>
                      <w:bCs/>
                      <w:color w:val="336699"/>
                      <w:sz w:val="20"/>
                      <w:szCs w:val="20"/>
                      <w:u w:val="single"/>
                      <w:lang w:eastAsia="es-ES"/>
                    </w:rPr>
                    <w:t>Que</w:t>
                  </w:r>
                  <w:proofErr w:type="gramEnd"/>
                  <w:r w:rsidRPr="00014539">
                    <w:rPr>
                      <w:rFonts w:ascii="Arial" w:eastAsia="Times New Roman" w:hAnsi="Arial" w:cs="Arial"/>
                      <w:b/>
                      <w:bCs/>
                      <w:color w:val="336699"/>
                      <w:sz w:val="20"/>
                      <w:szCs w:val="20"/>
                      <w:u w:val="single"/>
                      <w:lang w:eastAsia="es-ES"/>
                    </w:rPr>
                    <w:t xml:space="preserve"> es </w:t>
                  </w:r>
                  <w:proofErr w:type="spellStart"/>
                  <w:r w:rsidRPr="00014539">
                    <w:rPr>
                      <w:rFonts w:ascii="Arial" w:eastAsia="Times New Roman" w:hAnsi="Arial" w:cs="Arial"/>
                      <w:b/>
                      <w:bCs/>
                      <w:color w:val="336699"/>
                      <w:sz w:val="20"/>
                      <w:szCs w:val="20"/>
                      <w:u w:val="single"/>
                      <w:lang w:eastAsia="es-ES"/>
                    </w:rPr>
                    <w:t>WindowsXP</w:t>
                  </w:r>
                  <w:proofErr w:type="spellEnd"/>
                  <w:r w:rsidRPr="00014539">
                    <w:rPr>
                      <w:rFonts w:ascii="Arial" w:eastAsia="Times New Roman" w:hAnsi="Arial" w:cs="Arial"/>
                      <w:b/>
                      <w:bCs/>
                      <w:color w:val="336699"/>
                      <w:sz w:val="20"/>
                      <w:szCs w:val="20"/>
                      <w:lang w:eastAsia="es-ES"/>
                    </w:rPr>
                    <w:t xml:space="preserve"> ?</w:t>
                  </w:r>
                  <w:r w:rsidRPr="00014539">
                    <w:rPr>
                      <w:rFonts w:ascii="Arial" w:eastAsia="Times New Roman" w:hAnsi="Arial" w:cs="Arial"/>
                      <w:color w:val="000000"/>
                      <w:sz w:val="20"/>
                      <w:szCs w:val="20"/>
                      <w:lang w:eastAsia="es-ES"/>
                    </w:rPr>
                    <w:t xml:space="preserve">---&gt; Una hoja de cálculo;   Un sistema operativo;  Un sistema de entrada. </w:t>
                  </w:r>
                  <w:r w:rsidRPr="00014539">
                    <w:rPr>
                      <w:rFonts w:ascii="Arial" w:eastAsia="Times New Roman" w:hAnsi="Arial" w:cs="Arial"/>
                      <w:color w:val="000000"/>
                      <w:sz w:val="20"/>
                      <w:szCs w:val="20"/>
                      <w:lang w:eastAsia="es-ES"/>
                    </w:rPr>
                    <w:br/>
                    <w:t xml:space="preserve">  3.- </w:t>
                  </w:r>
                  <w:r w:rsidRPr="00014539">
                    <w:rPr>
                      <w:rFonts w:ascii="Arial" w:eastAsia="Times New Roman" w:hAnsi="Arial" w:cs="Arial"/>
                      <w:b/>
                      <w:bCs/>
                      <w:color w:val="336699"/>
                      <w:sz w:val="20"/>
                      <w:szCs w:val="20"/>
                      <w:u w:val="single"/>
                      <w:lang w:eastAsia="es-ES"/>
                    </w:rPr>
                    <w:t>El sistema binario usa</w:t>
                  </w:r>
                  <w:r w:rsidRPr="00014539">
                    <w:rPr>
                      <w:rFonts w:ascii="Arial" w:eastAsia="Times New Roman" w:hAnsi="Arial" w:cs="Arial"/>
                      <w:color w:val="000000"/>
                      <w:sz w:val="20"/>
                      <w:szCs w:val="20"/>
                      <w:lang w:eastAsia="es-ES"/>
                    </w:rPr>
                    <w:t xml:space="preserve"> ---&gt;  El botón de encendido;   El disco duro;   Solo ceros y unos;   Ninguno de ellos.</w:t>
                  </w:r>
                  <w:r w:rsidRPr="00014539">
                    <w:rPr>
                      <w:rFonts w:ascii="Arial" w:eastAsia="Times New Roman" w:hAnsi="Arial" w:cs="Arial"/>
                      <w:color w:val="000000"/>
                      <w:sz w:val="20"/>
                      <w:szCs w:val="20"/>
                      <w:lang w:eastAsia="es-ES"/>
                    </w:rPr>
                    <w:br/>
                    <w:t xml:space="preserve">  4.- </w:t>
                  </w:r>
                  <w:r w:rsidRPr="00014539">
                    <w:rPr>
                      <w:rFonts w:ascii="Arial" w:eastAsia="Times New Roman" w:hAnsi="Arial" w:cs="Arial"/>
                      <w:b/>
                      <w:bCs/>
                      <w:color w:val="336699"/>
                      <w:sz w:val="20"/>
                      <w:szCs w:val="20"/>
                      <w:u w:val="single"/>
                      <w:lang w:eastAsia="es-ES"/>
                    </w:rPr>
                    <w:t>Una impresora es</w:t>
                  </w:r>
                  <w:r w:rsidRPr="00014539">
                    <w:rPr>
                      <w:rFonts w:ascii="Arial" w:eastAsia="Times New Roman" w:hAnsi="Arial" w:cs="Arial"/>
                      <w:color w:val="000000"/>
                      <w:sz w:val="20"/>
                      <w:szCs w:val="20"/>
                      <w:lang w:eastAsia="es-ES"/>
                    </w:rPr>
                    <w:t xml:space="preserve"> ---&gt; Un periférico de salida;   Un componente de hardware;   Sistema de almacenamiento.</w:t>
                  </w:r>
                  <w:r w:rsidRPr="00014539">
                    <w:rPr>
                      <w:rFonts w:ascii="Arial" w:eastAsia="Times New Roman" w:hAnsi="Arial" w:cs="Arial"/>
                      <w:color w:val="000000"/>
                      <w:sz w:val="20"/>
                      <w:szCs w:val="20"/>
                      <w:lang w:eastAsia="es-ES"/>
                    </w:rPr>
                    <w:br/>
                    <w:t xml:space="preserve">  5.- </w:t>
                  </w:r>
                  <w:r w:rsidRPr="00014539">
                    <w:rPr>
                      <w:rFonts w:ascii="Arial" w:eastAsia="Times New Roman" w:hAnsi="Arial" w:cs="Arial"/>
                      <w:b/>
                      <w:bCs/>
                      <w:color w:val="336699"/>
                      <w:sz w:val="20"/>
                      <w:szCs w:val="20"/>
                      <w:u w:val="single"/>
                      <w:lang w:eastAsia="es-ES"/>
                    </w:rPr>
                    <w:t>La capacidad de un Disco duro</w:t>
                  </w:r>
                  <w:r w:rsidRPr="00014539">
                    <w:rPr>
                      <w:rFonts w:ascii="Arial" w:eastAsia="Times New Roman" w:hAnsi="Arial" w:cs="Arial"/>
                      <w:color w:val="000000"/>
                      <w:sz w:val="20"/>
                      <w:szCs w:val="20"/>
                      <w:lang w:eastAsia="es-ES"/>
                    </w:rPr>
                    <w:t xml:space="preserve"> ---&gt; se mide en RAM;  se mide en ROM;   se mide en Gigas </w:t>
                  </w:r>
                  <w:r w:rsidRPr="00014539">
                    <w:rPr>
                      <w:rFonts w:ascii="Arial" w:eastAsia="Times New Roman" w:hAnsi="Arial" w:cs="Arial"/>
                      <w:color w:val="000000"/>
                      <w:sz w:val="20"/>
                      <w:szCs w:val="20"/>
                      <w:lang w:eastAsia="es-ES"/>
                    </w:rPr>
                    <w:br/>
                    <w:t xml:space="preserve">  6.- </w:t>
                  </w:r>
                  <w:r w:rsidRPr="00014539">
                    <w:rPr>
                      <w:rFonts w:ascii="Arial" w:eastAsia="Times New Roman" w:hAnsi="Arial" w:cs="Arial"/>
                      <w:b/>
                      <w:bCs/>
                      <w:color w:val="336699"/>
                      <w:sz w:val="20"/>
                      <w:szCs w:val="20"/>
                      <w:u w:val="single"/>
                      <w:lang w:eastAsia="es-ES"/>
                    </w:rPr>
                    <w:t>Un PC funciona</w:t>
                  </w:r>
                  <w:r w:rsidRPr="00014539">
                    <w:rPr>
                      <w:rFonts w:ascii="Arial" w:eastAsia="Times New Roman" w:hAnsi="Arial" w:cs="Arial"/>
                      <w:color w:val="000000"/>
                      <w:sz w:val="20"/>
                      <w:szCs w:val="20"/>
                      <w:lang w:eastAsia="es-ES"/>
                    </w:rPr>
                    <w:t xml:space="preserve"> ---&gt; con los bytes solo;   con los cables;  con el sistema operativo;  con el teclado </w:t>
                  </w:r>
                  <w:r w:rsidRPr="00014539">
                    <w:rPr>
                      <w:rFonts w:ascii="Arial" w:eastAsia="Times New Roman" w:hAnsi="Arial" w:cs="Arial"/>
                      <w:color w:val="000000"/>
                      <w:sz w:val="20"/>
                      <w:szCs w:val="20"/>
                      <w:lang w:eastAsia="es-ES"/>
                    </w:rPr>
                    <w:br/>
                    <w:t xml:space="preserve">  7.- </w:t>
                  </w:r>
                  <w:r w:rsidRPr="00014539">
                    <w:rPr>
                      <w:rFonts w:ascii="Arial" w:eastAsia="Times New Roman" w:hAnsi="Arial" w:cs="Arial"/>
                      <w:b/>
                      <w:bCs/>
                      <w:color w:val="336699"/>
                      <w:sz w:val="20"/>
                      <w:szCs w:val="20"/>
                      <w:u w:val="single"/>
                      <w:lang w:eastAsia="es-ES"/>
                    </w:rPr>
                    <w:t>Compone el Hardware</w:t>
                  </w:r>
                  <w:r w:rsidRPr="00014539">
                    <w:rPr>
                      <w:rFonts w:ascii="Arial" w:eastAsia="Times New Roman" w:hAnsi="Arial" w:cs="Arial"/>
                      <w:color w:val="000000"/>
                      <w:sz w:val="20"/>
                      <w:szCs w:val="20"/>
                      <w:lang w:eastAsia="es-ES"/>
                    </w:rPr>
                    <w:t xml:space="preserve"> ---&gt;  Una impresora;  Un escáner;   Una pantalla;   El botón de encendido. </w:t>
                  </w:r>
                  <w:r w:rsidRPr="00014539">
                    <w:rPr>
                      <w:rFonts w:ascii="Arial" w:eastAsia="Times New Roman" w:hAnsi="Arial" w:cs="Arial"/>
                      <w:color w:val="000000"/>
                      <w:sz w:val="20"/>
                      <w:szCs w:val="20"/>
                      <w:lang w:eastAsia="es-ES"/>
                    </w:rPr>
                    <w:br/>
                    <w:t xml:space="preserve">  8.- </w:t>
                  </w:r>
                  <w:r w:rsidRPr="00014539">
                    <w:rPr>
                      <w:rFonts w:ascii="Arial" w:eastAsia="Times New Roman" w:hAnsi="Arial" w:cs="Arial"/>
                      <w:b/>
                      <w:bCs/>
                      <w:color w:val="336699"/>
                      <w:sz w:val="20"/>
                      <w:szCs w:val="20"/>
                      <w:u w:val="single"/>
                      <w:lang w:eastAsia="es-ES"/>
                    </w:rPr>
                    <w:t>Es Software</w:t>
                  </w:r>
                  <w:r w:rsidRPr="00014539">
                    <w:rPr>
                      <w:rFonts w:ascii="Arial" w:eastAsia="Times New Roman" w:hAnsi="Arial" w:cs="Arial"/>
                      <w:color w:val="000000"/>
                      <w:sz w:val="20"/>
                      <w:szCs w:val="20"/>
                      <w:lang w:eastAsia="es-ES"/>
                    </w:rPr>
                    <w:t xml:space="preserve"> ---&gt; La memoria RAM;   Un procesador de texto Word;   El circuito interno;   Ninguno de ellos. </w:t>
                  </w:r>
                  <w:r w:rsidRPr="00014539">
                    <w:rPr>
                      <w:rFonts w:ascii="Arial" w:eastAsia="Times New Roman" w:hAnsi="Arial" w:cs="Arial"/>
                      <w:color w:val="000000"/>
                      <w:sz w:val="20"/>
                      <w:szCs w:val="20"/>
                      <w:lang w:eastAsia="es-ES"/>
                    </w:rPr>
                    <w:br/>
                    <w:t xml:space="preserve">  9.- </w:t>
                  </w:r>
                  <w:r w:rsidRPr="00014539">
                    <w:rPr>
                      <w:rFonts w:ascii="Arial" w:eastAsia="Times New Roman" w:hAnsi="Arial" w:cs="Arial"/>
                      <w:b/>
                      <w:bCs/>
                      <w:color w:val="336699"/>
                      <w:sz w:val="20"/>
                      <w:szCs w:val="20"/>
                      <w:u w:val="single"/>
                      <w:lang w:eastAsia="es-ES"/>
                    </w:rPr>
                    <w:t>El microprocesador</w:t>
                  </w:r>
                  <w:r w:rsidRPr="00014539">
                    <w:rPr>
                      <w:rFonts w:ascii="Arial" w:eastAsia="Times New Roman" w:hAnsi="Arial" w:cs="Arial"/>
                      <w:color w:val="000000"/>
                      <w:sz w:val="20"/>
                      <w:szCs w:val="20"/>
                      <w:lang w:eastAsia="es-ES"/>
                    </w:rPr>
                    <w:t xml:space="preserve"> ---&gt;  Es algo importante;   No se necesita siempre;   Es indispensable para el PC </w:t>
                  </w:r>
                  <w:r w:rsidRPr="00014539">
                    <w:rPr>
                      <w:rFonts w:ascii="Arial" w:eastAsia="Times New Roman" w:hAnsi="Arial" w:cs="Arial"/>
                      <w:color w:val="000000"/>
                      <w:sz w:val="20"/>
                      <w:szCs w:val="20"/>
                      <w:lang w:eastAsia="es-ES"/>
                    </w:rPr>
                    <w:br/>
                    <w:t xml:space="preserve">10.- </w:t>
                  </w:r>
                  <w:proofErr w:type="gramStart"/>
                  <w:r w:rsidRPr="00014539">
                    <w:rPr>
                      <w:rFonts w:ascii="Arial" w:eastAsia="Times New Roman" w:hAnsi="Arial" w:cs="Arial"/>
                      <w:b/>
                      <w:bCs/>
                      <w:color w:val="336699"/>
                      <w:sz w:val="20"/>
                      <w:szCs w:val="20"/>
                      <w:u w:val="single"/>
                      <w:lang w:eastAsia="es-ES"/>
                    </w:rPr>
                    <w:t>¿ Puede</w:t>
                  </w:r>
                  <w:proofErr w:type="gramEnd"/>
                  <w:r w:rsidRPr="00014539">
                    <w:rPr>
                      <w:rFonts w:ascii="Arial" w:eastAsia="Times New Roman" w:hAnsi="Arial" w:cs="Arial"/>
                      <w:b/>
                      <w:bCs/>
                      <w:color w:val="336699"/>
                      <w:sz w:val="20"/>
                      <w:szCs w:val="20"/>
                      <w:u w:val="single"/>
                      <w:lang w:eastAsia="es-ES"/>
                    </w:rPr>
                    <w:t xml:space="preserve"> funcionar un PC sin memoria ROM</w:t>
                  </w:r>
                  <w:r w:rsidRPr="00014539">
                    <w:rPr>
                      <w:rFonts w:ascii="Arial" w:eastAsia="Times New Roman" w:hAnsi="Arial" w:cs="Arial"/>
                      <w:b/>
                      <w:bCs/>
                      <w:color w:val="336699"/>
                      <w:sz w:val="20"/>
                      <w:szCs w:val="20"/>
                      <w:lang w:eastAsia="es-ES"/>
                    </w:rPr>
                    <w:t xml:space="preserve"> ?</w:t>
                  </w:r>
                  <w:r w:rsidRPr="00014539">
                    <w:rPr>
                      <w:rFonts w:ascii="Arial" w:eastAsia="Times New Roman" w:hAnsi="Arial" w:cs="Arial"/>
                      <w:color w:val="000000"/>
                      <w:sz w:val="20"/>
                      <w:szCs w:val="20"/>
                      <w:lang w:eastAsia="es-ES"/>
                    </w:rPr>
                    <w:t xml:space="preserve">---&gt;  Si ;    Si tiene RAM, </w:t>
                  </w:r>
                  <w:proofErr w:type="spellStart"/>
                  <w:r w:rsidRPr="00014539">
                    <w:rPr>
                      <w:rFonts w:ascii="Arial" w:eastAsia="Times New Roman" w:hAnsi="Arial" w:cs="Arial"/>
                      <w:color w:val="000000"/>
                      <w:sz w:val="20"/>
                      <w:szCs w:val="20"/>
                      <w:lang w:eastAsia="es-ES"/>
                    </w:rPr>
                    <w:t>si</w:t>
                  </w:r>
                  <w:proofErr w:type="spellEnd"/>
                  <w:r w:rsidRPr="00014539">
                    <w:rPr>
                      <w:rFonts w:ascii="Arial" w:eastAsia="Times New Roman" w:hAnsi="Arial" w:cs="Arial"/>
                      <w:color w:val="000000"/>
                      <w:sz w:val="20"/>
                      <w:szCs w:val="20"/>
                      <w:lang w:eastAsia="es-ES"/>
                    </w:rPr>
                    <w:t>;   A veces;    Es indispensable.</w:t>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t>  Bien, tú mismo a raíz de las respuestas podrás hacerte una idea de los avances; no son muy complicadas y te servirán para que si es necesario repases lo tratado hasta ahora, ya habrá tiempo de que la cosa se complique...pero sólo un poco ¿eh</w:t>
                  </w:r>
                  <w:proofErr w:type="gramStart"/>
                  <w:r w:rsidRPr="00014539">
                    <w:rPr>
                      <w:rFonts w:ascii="Arial" w:eastAsia="Times New Roman" w:hAnsi="Arial" w:cs="Arial"/>
                      <w:color w:val="000000"/>
                      <w:sz w:val="20"/>
                      <w:szCs w:val="20"/>
                      <w:lang w:eastAsia="es-ES"/>
                    </w:rPr>
                    <w:t>?.</w:t>
                  </w:r>
                  <w:proofErr w:type="gramEnd"/>
                  <w:r w:rsidRPr="00014539">
                    <w:rPr>
                      <w:rFonts w:ascii="Arial" w:eastAsia="Times New Roman" w:hAnsi="Arial" w:cs="Arial"/>
                      <w:color w:val="000000"/>
                      <w:sz w:val="20"/>
                      <w:szCs w:val="20"/>
                      <w:lang w:eastAsia="es-ES"/>
                    </w:rPr>
                    <w:t>-</w:t>
                  </w:r>
                  <w:r w:rsidRPr="00014539">
                    <w:rPr>
                      <w:rFonts w:ascii="Arial" w:eastAsia="Times New Roman" w:hAnsi="Arial" w:cs="Arial"/>
                      <w:color w:val="666666"/>
                      <w:sz w:val="20"/>
                      <w:szCs w:val="20"/>
                      <w:lang w:eastAsia="es-ES"/>
                    </w:rPr>
                    <w:t>ABAJO TIENES LAS RESPUESTAS.</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trPr>
          <w:tblCellSpacing w:w="0" w:type="dxa"/>
        </w:trPr>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ins w:id="1" w:author="Unknown">
                    <w:r w:rsidRPr="00014539">
                      <w:rPr>
                        <w:rFonts w:ascii="Arial" w:eastAsia="Times New Roman" w:hAnsi="Arial" w:cs="Arial"/>
                        <w:color w:val="000033"/>
                        <w:sz w:val="18"/>
                        <w:szCs w:val="18"/>
                        <w:lang w:eastAsia="es-ES"/>
                      </w:rPr>
                      <w:t xml:space="preserve">    </w:t>
                    </w:r>
                  </w:ins>
                  <w:r w:rsidRPr="00014539">
                    <w:rPr>
                      <w:rFonts w:ascii="Arial" w:eastAsia="Times New Roman" w:hAnsi="Arial" w:cs="Arial"/>
                      <w:color w:val="000033"/>
                      <w:sz w:val="18"/>
                      <w:szCs w:val="18"/>
                      <w:lang w:eastAsia="es-ES"/>
                    </w:rPr>
                    <w:pict/>
                  </w:r>
                  <w:r w:rsidRPr="00014539">
                    <w:rPr>
                      <w:rFonts w:ascii="Arial" w:eastAsia="Times New Roman" w:hAnsi="Arial" w:cs="Arial"/>
                      <w:color w:val="000033"/>
                      <w:sz w:val="18"/>
                      <w:szCs w:val="18"/>
                      <w:lang w:eastAsia="es-ES"/>
                    </w:rPr>
                    <w:pict/>
                  </w:r>
                  <w:r w:rsidRPr="00014539">
                    <w:rPr>
                      <w:rFonts w:ascii="Arial" w:eastAsia="Times New Roman" w:hAnsi="Arial" w:cs="Arial"/>
                      <w:color w:val="000033"/>
                      <w:sz w:val="18"/>
                      <w:szCs w:val="18"/>
                      <w:lang w:eastAsia="es-ES"/>
                    </w:rPr>
                    <w:pict/>
                  </w:r>
                </w:p>
              </w:tc>
            </w:tr>
            <w:tr w:rsidR="00014539" w:rsidRPr="00014539">
              <w:trPr>
                <w:tblCellSpacing w:w="30" w:type="dxa"/>
              </w:trPr>
              <w:tc>
                <w:tcPr>
                  <w:tcW w:w="0" w:type="auto"/>
                  <w:vAlign w:val="center"/>
                  <w:hideMark/>
                </w:tcPr>
                <w:p w:rsidR="00014539" w:rsidRPr="00014539" w:rsidRDefault="00014539" w:rsidP="00014539">
                  <w:pPr>
                    <w:spacing w:after="0" w:line="240" w:lineRule="auto"/>
                    <w:rPr>
                      <w:ins w:id="2" w:author="Unknown"/>
                      <w:rFonts w:ascii="Arial" w:eastAsia="Times New Roman" w:hAnsi="Arial" w:cs="Arial"/>
                      <w:color w:val="000033"/>
                      <w:sz w:val="18"/>
                      <w:szCs w:val="18"/>
                      <w:lang w:eastAsia="es-ES"/>
                    </w:rPr>
                  </w:pPr>
                  <w:ins w:id="3" w:author="Unknown">
                    <w:r w:rsidRPr="00014539">
                      <w:rPr>
                        <w:rFonts w:ascii="Arial" w:eastAsia="Times New Roman" w:hAnsi="Arial" w:cs="Arial"/>
                        <w:color w:val="000033"/>
                        <w:sz w:val="18"/>
                        <w:szCs w:val="18"/>
                        <w:lang w:eastAsia="es-ES"/>
                      </w:rPr>
                      <w:t> </w:t>
                    </w:r>
                  </w:ins>
                </w:p>
              </w:tc>
            </w:tr>
            <w:tr w:rsidR="00014539" w:rsidRPr="00014539">
              <w:trPr>
                <w:tblCellSpacing w:w="30" w:type="dxa"/>
              </w:trPr>
              <w:tc>
                <w:tcPr>
                  <w:tcW w:w="0" w:type="auto"/>
                  <w:vAlign w:val="center"/>
                  <w:hideMark/>
                </w:tcPr>
                <w:p w:rsidR="00014539" w:rsidRPr="00014539" w:rsidRDefault="00014539" w:rsidP="00014539">
                  <w:pPr>
                    <w:spacing w:after="0" w:line="240" w:lineRule="auto"/>
                    <w:rPr>
                      <w:ins w:id="4" w:author="Unknown"/>
                      <w:rFonts w:ascii="Arial" w:eastAsia="Times New Roman" w:hAnsi="Arial" w:cs="Arial"/>
                      <w:color w:val="000033"/>
                      <w:sz w:val="18"/>
                      <w:szCs w:val="18"/>
                      <w:lang w:eastAsia="es-ES"/>
                    </w:rPr>
                  </w:pPr>
                  <w:ins w:id="5" w:author="Unknown">
                    <w:r w:rsidRPr="00014539">
                      <w:rPr>
                        <w:rFonts w:ascii="Arial" w:eastAsia="Times New Roman" w:hAnsi="Arial" w:cs="Arial"/>
                        <w:color w:val="000033"/>
                        <w:sz w:val="18"/>
                        <w:szCs w:val="18"/>
                        <w:lang w:eastAsia="es-ES"/>
                      </w:rPr>
                      <w:t> </w:t>
                    </w:r>
                  </w:ins>
                </w:p>
              </w:tc>
            </w:tr>
            <w:tr w:rsidR="00014539" w:rsidRPr="00014539">
              <w:trPr>
                <w:tblCellSpacing w:w="30" w:type="dxa"/>
              </w:trPr>
              <w:tc>
                <w:tcPr>
                  <w:tcW w:w="0" w:type="auto"/>
                  <w:vAlign w:val="center"/>
                  <w:hideMark/>
                </w:tcPr>
                <w:p w:rsidR="00014539" w:rsidRPr="00014539" w:rsidRDefault="00014539" w:rsidP="00014539">
                  <w:pPr>
                    <w:spacing w:after="0" w:line="240" w:lineRule="auto"/>
                    <w:rPr>
                      <w:ins w:id="6" w:author="Unknown"/>
                      <w:rFonts w:ascii="Arial" w:eastAsia="Times New Roman" w:hAnsi="Arial" w:cs="Arial"/>
                      <w:color w:val="000033"/>
                      <w:sz w:val="18"/>
                      <w:szCs w:val="18"/>
                      <w:lang w:eastAsia="es-ES"/>
                    </w:rPr>
                  </w:pPr>
                  <w:ins w:id="7" w:author="Unknown">
                    <w:r w:rsidRPr="00014539">
                      <w:rPr>
                        <w:rFonts w:ascii="Arial" w:eastAsia="Times New Roman" w:hAnsi="Arial" w:cs="Arial"/>
                        <w:color w:val="000033"/>
                        <w:sz w:val="18"/>
                        <w:szCs w:val="18"/>
                        <w:lang w:eastAsia="es-ES"/>
                      </w:rPr>
                      <w:t> </w:t>
                    </w:r>
                  </w:ins>
                </w:p>
              </w:tc>
            </w:tr>
            <w:tr w:rsidR="00014539" w:rsidRPr="00014539">
              <w:trPr>
                <w:tblCellSpacing w:w="30" w:type="dxa"/>
              </w:trPr>
              <w:tc>
                <w:tcPr>
                  <w:tcW w:w="0" w:type="auto"/>
                  <w:vAlign w:val="center"/>
                  <w:hideMark/>
                </w:tcPr>
                <w:p w:rsidR="00014539" w:rsidRPr="00014539" w:rsidRDefault="00014539" w:rsidP="00014539">
                  <w:pPr>
                    <w:spacing w:after="0" w:line="240" w:lineRule="auto"/>
                    <w:rPr>
                      <w:ins w:id="8" w:author="Unknown"/>
                      <w:rFonts w:ascii="Arial" w:eastAsia="Times New Roman" w:hAnsi="Arial" w:cs="Arial"/>
                      <w:color w:val="000033"/>
                      <w:sz w:val="18"/>
                      <w:szCs w:val="18"/>
                      <w:lang w:eastAsia="es-ES"/>
                    </w:rPr>
                  </w:pPr>
                  <w:ins w:id="9" w:author="Unknown">
                    <w:r w:rsidRPr="00014539">
                      <w:rPr>
                        <w:rFonts w:ascii="Arial" w:eastAsia="Times New Roman" w:hAnsi="Arial" w:cs="Arial"/>
                        <w:b/>
                        <w:bCs/>
                        <w:color w:val="333333"/>
                        <w:sz w:val="18"/>
                        <w:lang w:eastAsia="es-ES"/>
                      </w:rPr>
                      <w:t>RESPUESTAS:</w:t>
                    </w:r>
                    <w:r w:rsidRPr="00014539">
                      <w:rPr>
                        <w:rFonts w:ascii="Arial" w:eastAsia="Times New Roman" w:hAnsi="Arial" w:cs="Arial"/>
                        <w:color w:val="000033"/>
                        <w:sz w:val="18"/>
                        <w:szCs w:val="18"/>
                        <w:lang w:eastAsia="es-ES"/>
                      </w:rPr>
                      <w:t xml:space="preserve"> </w:t>
                    </w:r>
                    <w:r w:rsidRPr="00014539">
                      <w:rPr>
                        <w:rFonts w:ascii="Arial" w:eastAsia="Times New Roman" w:hAnsi="Arial" w:cs="Arial"/>
                        <w:color w:val="000000"/>
                        <w:sz w:val="20"/>
                        <w:lang w:eastAsia="es-ES"/>
                      </w:rPr>
                      <w:t xml:space="preserve">1/: </w:t>
                    </w:r>
                    <w:r w:rsidRPr="00014539">
                      <w:rPr>
                        <w:rFonts w:ascii="Arial" w:eastAsia="Times New Roman" w:hAnsi="Arial" w:cs="Arial"/>
                        <w:color w:val="666666"/>
                        <w:sz w:val="20"/>
                        <w:szCs w:val="20"/>
                        <w:lang w:eastAsia="es-ES"/>
                      </w:rPr>
                      <w:t xml:space="preserve">1024; </w:t>
                    </w:r>
                    <w:r w:rsidRPr="00014539">
                      <w:rPr>
                        <w:rFonts w:ascii="Arial" w:eastAsia="Times New Roman" w:hAnsi="Arial" w:cs="Arial"/>
                        <w:color w:val="000000"/>
                        <w:sz w:val="20"/>
                        <w:lang w:eastAsia="es-ES"/>
                      </w:rPr>
                      <w:t xml:space="preserve">2/: </w:t>
                    </w:r>
                    <w:proofErr w:type="spellStart"/>
                    <w:r w:rsidRPr="00014539">
                      <w:rPr>
                        <w:rFonts w:ascii="Arial" w:eastAsia="Times New Roman" w:hAnsi="Arial" w:cs="Arial"/>
                        <w:color w:val="666666"/>
                        <w:sz w:val="20"/>
                        <w:szCs w:val="20"/>
                        <w:lang w:eastAsia="es-ES"/>
                      </w:rPr>
                      <w:t>sist.operativo</w:t>
                    </w:r>
                    <w:proofErr w:type="spellEnd"/>
                    <w:r w:rsidRPr="00014539">
                      <w:rPr>
                        <w:rFonts w:ascii="Arial" w:eastAsia="Times New Roman" w:hAnsi="Arial" w:cs="Arial"/>
                        <w:color w:val="000000"/>
                        <w:sz w:val="20"/>
                        <w:lang w:eastAsia="es-ES"/>
                      </w:rPr>
                      <w:t xml:space="preserve">; 3/: </w:t>
                    </w:r>
                    <w:r w:rsidRPr="00014539">
                      <w:rPr>
                        <w:rFonts w:ascii="Arial" w:eastAsia="Times New Roman" w:hAnsi="Arial" w:cs="Arial"/>
                        <w:color w:val="666666"/>
                        <w:sz w:val="20"/>
                        <w:szCs w:val="20"/>
                        <w:lang w:eastAsia="es-ES"/>
                      </w:rPr>
                      <w:t>solo ceros y unos</w:t>
                    </w:r>
                    <w:r w:rsidRPr="00014539">
                      <w:rPr>
                        <w:rFonts w:ascii="Arial" w:eastAsia="Times New Roman" w:hAnsi="Arial" w:cs="Arial"/>
                        <w:color w:val="000000"/>
                        <w:sz w:val="20"/>
                        <w:lang w:eastAsia="es-ES"/>
                      </w:rPr>
                      <w:t xml:space="preserve">; 4/: </w:t>
                    </w:r>
                    <w:r w:rsidRPr="00014539">
                      <w:rPr>
                        <w:rFonts w:ascii="Arial" w:eastAsia="Times New Roman" w:hAnsi="Arial" w:cs="Arial"/>
                        <w:color w:val="666666"/>
                        <w:sz w:val="20"/>
                        <w:szCs w:val="20"/>
                        <w:lang w:eastAsia="es-ES"/>
                      </w:rPr>
                      <w:t>periférico de salida</w:t>
                    </w:r>
                    <w:r w:rsidRPr="00014539">
                      <w:rPr>
                        <w:rFonts w:ascii="Arial" w:eastAsia="Times New Roman" w:hAnsi="Arial" w:cs="Arial"/>
                        <w:color w:val="000000"/>
                        <w:sz w:val="20"/>
                        <w:lang w:eastAsia="es-ES"/>
                      </w:rPr>
                      <w:t xml:space="preserve">; 5/: </w:t>
                    </w:r>
                    <w:r w:rsidRPr="00014539">
                      <w:rPr>
                        <w:rFonts w:ascii="Arial" w:eastAsia="Times New Roman" w:hAnsi="Arial" w:cs="Arial"/>
                        <w:color w:val="666666"/>
                        <w:sz w:val="20"/>
                        <w:szCs w:val="20"/>
                        <w:lang w:eastAsia="es-ES"/>
                      </w:rPr>
                      <w:t>en Gigas</w:t>
                    </w:r>
                    <w:r w:rsidRPr="00014539">
                      <w:rPr>
                        <w:rFonts w:ascii="Arial" w:eastAsia="Times New Roman" w:hAnsi="Arial" w:cs="Arial"/>
                        <w:color w:val="000000"/>
                        <w:sz w:val="20"/>
                        <w:lang w:eastAsia="es-ES"/>
                      </w:rPr>
                      <w:t xml:space="preserve">; 6/: </w:t>
                    </w:r>
                    <w:r w:rsidRPr="00014539">
                      <w:rPr>
                        <w:rFonts w:ascii="Arial" w:eastAsia="Times New Roman" w:hAnsi="Arial" w:cs="Arial"/>
                        <w:color w:val="666666"/>
                        <w:sz w:val="20"/>
                        <w:szCs w:val="20"/>
                        <w:lang w:eastAsia="es-ES"/>
                      </w:rPr>
                      <w:t>con el sistema operativo;</w:t>
                    </w:r>
                    <w:r w:rsidRPr="00014539">
                      <w:rPr>
                        <w:rFonts w:ascii="Arial" w:eastAsia="Times New Roman" w:hAnsi="Arial" w:cs="Arial"/>
                        <w:color w:val="000000"/>
                        <w:sz w:val="20"/>
                        <w:lang w:eastAsia="es-ES"/>
                      </w:rPr>
                      <w:t xml:space="preserve"> 7/: </w:t>
                    </w:r>
                    <w:r w:rsidRPr="00014539">
                      <w:rPr>
                        <w:rFonts w:ascii="Arial" w:eastAsia="Times New Roman" w:hAnsi="Arial" w:cs="Arial"/>
                        <w:color w:val="666666"/>
                        <w:sz w:val="20"/>
                        <w:szCs w:val="20"/>
                        <w:lang w:eastAsia="es-ES"/>
                      </w:rPr>
                      <w:t>todas falsas;</w:t>
                    </w:r>
                    <w:r w:rsidRPr="00014539">
                      <w:rPr>
                        <w:rFonts w:ascii="Arial" w:eastAsia="Times New Roman" w:hAnsi="Arial" w:cs="Arial"/>
                        <w:color w:val="000000"/>
                        <w:sz w:val="20"/>
                        <w:lang w:eastAsia="es-ES"/>
                      </w:rPr>
                      <w:t xml:space="preserve"> 8/: </w:t>
                    </w:r>
                    <w:r w:rsidRPr="00014539">
                      <w:rPr>
                        <w:rFonts w:ascii="Arial" w:eastAsia="Times New Roman" w:hAnsi="Arial" w:cs="Arial"/>
                        <w:color w:val="666666"/>
                        <w:sz w:val="20"/>
                        <w:szCs w:val="20"/>
                        <w:lang w:eastAsia="es-ES"/>
                      </w:rPr>
                      <w:t>Un procesador de textos Word; </w:t>
                    </w:r>
                    <w:r w:rsidRPr="00014539">
                      <w:rPr>
                        <w:rFonts w:ascii="Arial" w:eastAsia="Times New Roman" w:hAnsi="Arial" w:cs="Arial"/>
                        <w:color w:val="000000"/>
                        <w:sz w:val="20"/>
                        <w:lang w:eastAsia="es-ES"/>
                      </w:rPr>
                      <w:t xml:space="preserve"> 9/: </w:t>
                    </w:r>
                    <w:r w:rsidRPr="00014539">
                      <w:rPr>
                        <w:rFonts w:ascii="Arial" w:eastAsia="Times New Roman" w:hAnsi="Arial" w:cs="Arial"/>
                        <w:color w:val="666666"/>
                        <w:sz w:val="20"/>
                        <w:szCs w:val="20"/>
                        <w:lang w:eastAsia="es-ES"/>
                      </w:rPr>
                      <w:t>Indispensable; </w:t>
                    </w:r>
                    <w:r w:rsidRPr="00014539">
                      <w:rPr>
                        <w:rFonts w:ascii="Arial" w:eastAsia="Times New Roman" w:hAnsi="Arial" w:cs="Arial"/>
                        <w:color w:val="000000"/>
                        <w:sz w:val="20"/>
                        <w:lang w:eastAsia="es-ES"/>
                      </w:rPr>
                      <w:t xml:space="preserve">10/: </w:t>
                    </w:r>
                    <w:r w:rsidRPr="00014539">
                      <w:rPr>
                        <w:rFonts w:ascii="Arial" w:eastAsia="Times New Roman" w:hAnsi="Arial" w:cs="Arial"/>
                        <w:color w:val="666666"/>
                        <w:sz w:val="20"/>
                        <w:szCs w:val="20"/>
                        <w:lang w:eastAsia="es-ES"/>
                      </w:rPr>
                      <w:t>Indispensable</w:t>
                    </w:r>
                    <w:r w:rsidRPr="00014539">
                      <w:rPr>
                        <w:rFonts w:ascii="Arial" w:eastAsia="Times New Roman" w:hAnsi="Arial" w:cs="Arial"/>
                        <w:color w:val="000033"/>
                        <w:sz w:val="18"/>
                        <w:szCs w:val="18"/>
                        <w:lang w:eastAsia="es-ES"/>
                      </w:rPr>
                      <w:t>.</w:t>
                    </w:r>
                  </w:ins>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bl>
    <w:p w:rsidR="00014539" w:rsidRDefault="00014539"/>
    <w:p w:rsidR="00014539" w:rsidRDefault="00014539"/>
    <w:tbl>
      <w:tblPr>
        <w:tblW w:w="5000" w:type="pct"/>
        <w:tblCellSpacing w:w="0" w:type="dxa"/>
        <w:tblCellMar>
          <w:left w:w="0" w:type="dxa"/>
          <w:right w:w="0" w:type="dxa"/>
        </w:tblCellMar>
        <w:tblLook w:val="04A0"/>
      </w:tblPr>
      <w:tblGrid>
        <w:gridCol w:w="1001"/>
        <w:gridCol w:w="48"/>
        <w:gridCol w:w="48"/>
        <w:gridCol w:w="48"/>
        <w:gridCol w:w="7359"/>
      </w:tblGrid>
      <w:tr w:rsidR="00014539">
        <w:trPr>
          <w:tblCellSpacing w:w="0" w:type="dxa"/>
        </w:trPr>
        <w:tc>
          <w:tcPr>
            <w:tcW w:w="0" w:type="auto"/>
            <w:gridSpan w:val="5"/>
            <w:hideMark/>
          </w:tcPr>
          <w:tbl>
            <w:tblPr>
              <w:tblW w:w="5000" w:type="pct"/>
              <w:tblCellSpacing w:w="0" w:type="dxa"/>
              <w:tblCellMar>
                <w:left w:w="0" w:type="dxa"/>
                <w:right w:w="0" w:type="dxa"/>
              </w:tblCellMar>
              <w:tblLook w:val="04A0"/>
            </w:tblPr>
            <w:tblGrid>
              <w:gridCol w:w="850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trPr>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trPr>
                            <w:tblCellSpacing w:w="30" w:type="dxa"/>
                          </w:trPr>
                          <w:tc>
                            <w:tcPr>
                              <w:tcW w:w="0" w:type="auto"/>
                              <w:vAlign w:val="center"/>
                              <w:hideMark/>
                            </w:tcPr>
                            <w:p w:rsidR="00014539" w:rsidRDefault="00014539" w:rsidP="00014539">
                              <w:pPr>
                                <w:pStyle w:val="NormalWeb"/>
                                <w:rPr>
                                  <w:rFonts w:ascii="Arial" w:hAnsi="Arial" w:cs="Arial"/>
                                  <w:color w:val="000033"/>
                                  <w:sz w:val="18"/>
                                  <w:szCs w:val="18"/>
                                </w:rPr>
                              </w:pPr>
                              <w:r>
                                <w:rPr>
                                  <w:rStyle w:val="estilo2701"/>
                                  <w:rFonts w:ascii="Arial" w:hAnsi="Arial" w:cs="Arial"/>
                                  <w:color w:val="000033"/>
                                </w:rPr>
                                <w:t>  </w:t>
                              </w:r>
                              <w:r>
                                <w:rPr>
                                  <w:rStyle w:val="Textoennegrita"/>
                                  <w:rFonts w:ascii="Arial" w:hAnsi="Arial" w:cs="Arial"/>
                                  <w:color w:val="000033"/>
                                  <w:sz w:val="20"/>
                                  <w:szCs w:val="20"/>
                                </w:rPr>
                                <w:t>APRENDAMOS A ARRANCAR NUESTRO ORDENADOR</w:t>
                              </w:r>
                            </w:p>
                            <w:p w:rsidR="00014539" w:rsidRDefault="00014539" w:rsidP="00014539">
                              <w:pPr>
                                <w:pStyle w:val="estilo9"/>
                                <w:rPr>
                                  <w:rFonts w:cs="Arial"/>
                                </w:rPr>
                              </w:pPr>
                              <w:r>
                                <w:rPr>
                                  <w:rStyle w:val="estilo1231"/>
                                </w:rPr>
                                <w:t xml:space="preserve">   En este nuevo capítulo vamos a entrar ya de lleno </w:t>
                              </w:r>
                              <w:r>
                                <w:rPr>
                                  <w:rStyle w:val="estilo1231"/>
                                </w:rPr>
                                <w:lastRenderedPageBreak/>
                                <w:t xml:space="preserve">en materia y para empezar pues tendremos que ver lógicamente </w:t>
                              </w:r>
                              <w:r>
                                <w:rPr>
                                  <w:rStyle w:val="estilo41"/>
                                  <w:rFonts w:cs="Arial"/>
                                </w:rPr>
                                <w:t>como se pone en marcha la máquina</w:t>
                              </w:r>
                              <w:r>
                                <w:rPr>
                                  <w:rStyle w:val="estilo1251"/>
                                </w:rPr>
                                <w:t xml:space="preserve"> con la que trabajaremos, o sea, el PC.</w:t>
                              </w:r>
                              <w:r>
                                <w:rPr>
                                  <w:rStyle w:val="estilo1231"/>
                                </w:rPr>
                                <w:t xml:space="preserve"> </w:t>
                              </w:r>
                            </w:p>
                            <w:p w:rsidR="00014539" w:rsidRDefault="00014539" w:rsidP="00014539">
                              <w:pPr>
                                <w:pStyle w:val="estilo123"/>
                              </w:pPr>
                              <w:r>
                                <w:t xml:space="preserve">   Ya dijimos que </w:t>
                              </w:r>
                              <w:r>
                                <w:rPr>
                                  <w:rStyle w:val="estilo41"/>
                                </w:rPr>
                                <w:t>el PC</w:t>
                              </w:r>
                              <w:r>
                                <w:t xml:space="preserve"> por muchos componentes que tenga y disponga de la última tecnología, no deja de ser una "caja tonta" mientras no tenga cargado el sistema operativo; así que doy por supuesto que este ya existe en tu PC así que en esta primera lección tan solo tendrás que </w:t>
                              </w:r>
                              <w:r>
                                <w:rPr>
                                  <w:rStyle w:val="nfasis"/>
                                </w:rPr>
                                <w:t xml:space="preserve">pulsar sobre el botón de arranque </w:t>
                              </w:r>
                              <w:r>
                                <w:t>, el cual tendrá una forma u otra pero estará siempre en la parte frontal del PC y tendrá algún símbolo o leyenda que lo identifique, como "</w:t>
                              </w:r>
                              <w:proofErr w:type="spellStart"/>
                              <w:r>
                                <w:t>Power</w:t>
                              </w:r>
                              <w:proofErr w:type="spellEnd"/>
                              <w:r>
                                <w:t xml:space="preserve">", o algo similar.-Esta primera vez si no lo conoces no tendrás más que preguntar y ya no se te olvidará. </w:t>
                              </w:r>
                            </w:p>
                            <w:p w:rsidR="00014539" w:rsidRDefault="00014539" w:rsidP="00014539">
                              <w:pPr>
                                <w:pStyle w:val="estilo123"/>
                              </w:pPr>
                              <w:r>
                                <w:t xml:space="preserve">   Una vez pulsado dicho botón, </w:t>
                              </w:r>
                              <w:r>
                                <w:rPr>
                                  <w:rStyle w:val="nfasis"/>
                                </w:rPr>
                                <w:t xml:space="preserve">comienza a llegar la </w:t>
                              </w:r>
                              <w:r>
                                <w:rPr>
                                  <w:rStyle w:val="estilo41"/>
                                  <w:i/>
                                  <w:iCs/>
                                </w:rPr>
                                <w:t>corriente al PC</w:t>
                              </w:r>
                              <w:r>
                                <w:rPr>
                                  <w:rStyle w:val="nfasis"/>
                                </w:rPr>
                                <w:t xml:space="preserve"> y este realiza una serie de comprobaciones a través de </w:t>
                              </w:r>
                              <w:r>
                                <w:rPr>
                                  <w:rStyle w:val="estilo1251"/>
                                  <w:i/>
                                  <w:iCs/>
                                </w:rPr>
                                <w:t xml:space="preserve">la </w:t>
                              </w:r>
                              <w:proofErr w:type="spellStart"/>
                              <w:r>
                                <w:rPr>
                                  <w:rStyle w:val="estilo1251"/>
                                  <w:i/>
                                  <w:iCs/>
                                </w:rPr>
                                <w:t>Bios</w:t>
                              </w:r>
                              <w:proofErr w:type="spellEnd"/>
                              <w:r>
                                <w:rPr>
                                  <w:rStyle w:val="nfasis"/>
                                </w:rPr>
                                <w:t xml:space="preserve"> (comprueba los discos duros que tiene el PC, la memoria </w:t>
                              </w:r>
                              <w:proofErr w:type="spellStart"/>
                              <w:r>
                                <w:rPr>
                                  <w:rStyle w:val="nfasis"/>
                                </w:rPr>
                                <w:t>Ram</w:t>
                              </w:r>
                              <w:proofErr w:type="spellEnd"/>
                              <w:r>
                                <w:rPr>
                                  <w:rStyle w:val="nfasis"/>
                                </w:rPr>
                                <w:t xml:space="preserve"> disponible, etc.) y a continuación pasa el mando al sistema operativo </w:t>
                              </w:r>
                              <w:r>
                                <w:t>(en la mayoría de los casos será Windows, y será este sistema sobre el que trabajaremos, si el tuyo es diferente --Linux por ejemplo--, se saldría de estas explicaciones).</w:t>
                              </w:r>
                            </w:p>
                          </w:tc>
                        </w:tr>
                      </w:tbl>
                      <w:p w:rsidR="00014539" w:rsidRDefault="00014539">
                        <w:pPr>
                          <w:rPr>
                            <w:rFonts w:ascii="Arial" w:hAnsi="Arial" w:cs="Arial"/>
                            <w:color w:val="000033"/>
                            <w:sz w:val="18"/>
                            <w:szCs w:val="18"/>
                          </w:rPr>
                        </w:pPr>
                      </w:p>
                    </w:tc>
                    <w:tc>
                      <w:tcPr>
                        <w:tcW w:w="2150" w:type="pct"/>
                        <w:hideMark/>
                      </w:tcPr>
                      <w:tbl>
                        <w:tblPr>
                          <w:tblW w:w="5000" w:type="pct"/>
                          <w:tblCellSpacing w:w="30" w:type="dxa"/>
                          <w:tblCellMar>
                            <w:left w:w="0" w:type="dxa"/>
                            <w:right w:w="0" w:type="dxa"/>
                          </w:tblCellMar>
                          <w:tblLook w:val="04A0"/>
                        </w:tblPr>
                        <w:tblGrid>
                          <w:gridCol w:w="3657"/>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pict/>
                              </w: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t xml:space="preserve">   Todo esto se te presentará a través de diversas pantallas con algunos </w:t>
                              </w:r>
                              <w:proofErr w:type="gramStart"/>
                              <w:r>
                                <w:t>mensajes ;</w:t>
                              </w:r>
                              <w:proofErr w:type="gramEnd"/>
                              <w:r>
                                <w:t xml:space="preserve"> tú no tienes que hacer nada y verás que la carga de todo el sistema operativo se lleva un tiempo (normalmente 1 minuto como máximo, pero claro, depende mucho de la cantidad de datos y programas que tenga cargado el PC, en cuyo caso podría tardar algo más).</w:t>
                              </w:r>
                            </w:p>
                            <w:p w:rsidR="00014539" w:rsidRDefault="00014539" w:rsidP="00014539">
                              <w:pPr>
                                <w:pStyle w:val="estilo123"/>
                              </w:pPr>
                              <w:r>
                                <w:t xml:space="preserve">   En este momento deberemos también encender </w:t>
                              </w:r>
                              <w:r>
                                <w:rPr>
                                  <w:rStyle w:val="estilo41"/>
                                </w:rPr>
                                <w:t>el monitor</w:t>
                              </w:r>
                              <w:r>
                                <w:t xml:space="preserve"> o pantalla, el cual tiene también un botón en su parte frontal que al pulsarlo hace que le llegue corriente y se encienda, como hacemos por ejemplo con la tele.</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trPr>
          <w:tblCellSpacing w:w="0" w:type="dxa"/>
        </w:trPr>
        <w:tc>
          <w:tcPr>
            <w:tcW w:w="0" w:type="auto"/>
            <w:gridSpan w:val="4"/>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278"/>
                    <w:rPr>
                      <w:rStyle w:val="estilo81"/>
                    </w:rPr>
                  </w:pPr>
                  <w:r>
                    <w:t> </w:t>
                  </w:r>
                  <w:r>
                    <w:rPr>
                      <w:rStyle w:val="estilo1231"/>
                    </w:rPr>
                    <w:t xml:space="preserve"> Si se trata de Windows XP la primera pantalla que aparecerá será una de bienvenida en la que pueden existir varios usuarios creados, como se </w:t>
                  </w:r>
                  <w:proofErr w:type="spellStart"/>
                  <w:r>
                    <w:rPr>
                      <w:rStyle w:val="estilo1231"/>
                    </w:rPr>
                    <w:t>vé</w:t>
                  </w:r>
                  <w:proofErr w:type="spellEnd"/>
                  <w:r>
                    <w:rPr>
                      <w:rStyle w:val="estilo1231"/>
                    </w:rPr>
                    <w:t xml:space="preserve"> a continuación.-En este caso tendrás que preguntar al que use normalmente el PC, con qué usuario trabajas, aunque lo mejor sería que te creasen uno para trabajar en las sucesivas lecciones, es muy sencillo y aunque alguien proteste ¡</w:t>
                  </w:r>
                  <w:proofErr w:type="spellStart"/>
                  <w:r>
                    <w:rPr>
                      <w:rStyle w:val="estilo1231"/>
                    </w:rPr>
                    <w:t>exigelo</w:t>
                  </w:r>
                  <w:proofErr w:type="spellEnd"/>
                  <w:r>
                    <w:rPr>
                      <w:rStyle w:val="estilo1231"/>
                    </w:rPr>
                    <w:t>! para que vean que estás decidido/a.</w:t>
                  </w:r>
                  <w:r>
                    <w:br/>
                  </w:r>
                  <w:r>
                    <w:rPr>
                      <w:rStyle w:val="estilo81"/>
                    </w:rPr>
                    <w:t>-</w:t>
                  </w:r>
                </w:p>
                <w:p w:rsidR="00014539" w:rsidRDefault="00014539" w:rsidP="00014539">
                  <w:pPr>
                    <w:pStyle w:val="estilo278"/>
                    <w:rPr>
                      <w:rStyle w:val="estilo81"/>
                    </w:rPr>
                  </w:pPr>
                </w:p>
                <w:tbl>
                  <w:tblPr>
                    <w:tblW w:w="8504" w:type="dxa"/>
                    <w:tblCellSpacing w:w="0" w:type="dxa"/>
                    <w:tblCellMar>
                      <w:left w:w="0" w:type="dxa"/>
                      <w:right w:w="0" w:type="dxa"/>
                    </w:tblCellMar>
                    <w:tblLook w:val="04A0"/>
                  </w:tblPr>
                  <w:tblGrid>
                    <w:gridCol w:w="7315"/>
                    <w:gridCol w:w="46"/>
                    <w:gridCol w:w="1023"/>
                  </w:tblGrid>
                  <w:tr w:rsidR="00014539" w:rsidTr="00014539">
                    <w:trPr>
                      <w:tblCellSpacing w:w="0" w:type="dxa"/>
                    </w:trPr>
                    <w:tc>
                      <w:tcPr>
                        <w:tcW w:w="0" w:type="auto"/>
                        <w:gridSpan w:val="3"/>
                        <w:hideMark/>
                      </w:tcPr>
                      <w:tbl>
                        <w:tblPr>
                          <w:tblW w:w="5000" w:type="pct"/>
                          <w:tblCellSpacing w:w="0" w:type="dxa"/>
                          <w:tblCellMar>
                            <w:left w:w="0" w:type="dxa"/>
                            <w:right w:w="0" w:type="dxa"/>
                          </w:tblCellMar>
                          <w:tblLook w:val="04A0"/>
                        </w:tblPr>
                        <w:tblGrid>
                          <w:gridCol w:w="838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779"/>
                                <w:gridCol w:w="3605"/>
                              </w:tblGrid>
                              <w:tr w:rsidR="00014539">
                                <w:trPr>
                                  <w:tblCellSpacing w:w="0" w:type="dxa"/>
                                </w:trPr>
                                <w:tc>
                                  <w:tcPr>
                                    <w:tcW w:w="2850" w:type="pct"/>
                                    <w:hideMark/>
                                  </w:tcPr>
                                  <w:tbl>
                                    <w:tblPr>
                                      <w:tblW w:w="5000" w:type="pct"/>
                                      <w:tblCellSpacing w:w="30" w:type="dxa"/>
                                      <w:tblCellMar>
                                        <w:left w:w="0" w:type="dxa"/>
                                        <w:right w:w="0" w:type="dxa"/>
                                      </w:tblCellMar>
                                      <w:tblLook w:val="04A0"/>
                                    </w:tblPr>
                                    <w:tblGrid>
                                      <w:gridCol w:w="4779"/>
                                    </w:tblGrid>
                                    <w:tr w:rsidR="00014539">
                                      <w:trPr>
                                        <w:tblCellSpacing w:w="30" w:type="dxa"/>
                                      </w:trPr>
                                      <w:tc>
                                        <w:tcPr>
                                          <w:tcW w:w="0" w:type="auto"/>
                                          <w:vAlign w:val="center"/>
                                          <w:hideMark/>
                                        </w:tcPr>
                                        <w:p w:rsidR="00014539" w:rsidRDefault="00014539" w:rsidP="00014539">
                                          <w:pPr>
                                            <w:pStyle w:val="NormalWeb"/>
                                            <w:rPr>
                                              <w:rFonts w:ascii="Arial" w:hAnsi="Arial" w:cs="Arial"/>
                                              <w:color w:val="000033"/>
                                              <w:sz w:val="18"/>
                                              <w:szCs w:val="18"/>
                                            </w:rPr>
                                          </w:pPr>
                                          <w:r>
                                            <w:rPr>
                                              <w:rStyle w:val="Textoennegrita"/>
                                              <w:rFonts w:ascii="Arial" w:hAnsi="Arial" w:cs="Arial"/>
                                              <w:color w:val="000033"/>
                                              <w:sz w:val="20"/>
                                              <w:szCs w:val="20"/>
                                            </w:rPr>
                                            <w:t>CONOZCAMOS TODO SOBRE EL ESCRITORIO DE WINDOWS</w:t>
                                          </w:r>
                                        </w:p>
                                        <w:p w:rsidR="00014539" w:rsidRDefault="00014539" w:rsidP="00014539">
                                          <w:pPr>
                                            <w:pStyle w:val="estilo126"/>
                                            <w:rPr>
                                              <w:rFonts w:cs="Arial"/>
                                            </w:rPr>
                                          </w:pPr>
                                          <w:r>
                                            <w:rPr>
                                              <w:rStyle w:val="estilo1231"/>
                                            </w:rPr>
                                            <w:t xml:space="preserve">   Ya vimos en el capítulo anterior como al </w:t>
                                          </w:r>
                                          <w:r>
                                            <w:rPr>
                                              <w:rStyle w:val="estilo1251"/>
                                              <w:u w:val="single"/>
                                            </w:rPr>
                                            <w:t>arrancar el PC</w:t>
                                          </w:r>
                                          <w:r>
                                            <w:rPr>
                                              <w:rStyle w:val="estilo1231"/>
                                            </w:rPr>
                                            <w:t xml:space="preserve"> tras una serie de comprobaciones, el sistema operativo nos </w:t>
                                          </w:r>
                                          <w:proofErr w:type="spellStart"/>
                                          <w:r>
                                            <w:rPr>
                                              <w:rStyle w:val="estilo1231"/>
                                            </w:rPr>
                                            <w:t>vá</w:t>
                                          </w:r>
                                          <w:proofErr w:type="spellEnd"/>
                                          <w:r>
                                            <w:rPr>
                                              <w:rStyle w:val="estilo1231"/>
                                            </w:rPr>
                                            <w:t xml:space="preserve"> a llevar a una pantalla que llamamos Escritorio de Windows; esta pantalla digamos que </w:t>
                                          </w:r>
                                          <w:r>
                                            <w:rPr>
                                              <w:rStyle w:val="nfasis"/>
                                              <w:rFonts w:ascii="Arial" w:hAnsi="Arial" w:cs="Arial"/>
                                              <w:color w:val="000000"/>
                                              <w:sz w:val="20"/>
                                              <w:szCs w:val="20"/>
                                            </w:rPr>
                                            <w:t xml:space="preserve">es el panel principal desde el que nos moveremos para realizar </w:t>
                                          </w:r>
                                          <w:r>
                                            <w:rPr>
                                              <w:rStyle w:val="nfasis"/>
                                              <w:rFonts w:ascii="Arial" w:hAnsi="Arial" w:cs="Arial"/>
                                              <w:color w:val="000000"/>
                                              <w:sz w:val="20"/>
                                              <w:szCs w:val="20"/>
                                            </w:rPr>
                                            <w:lastRenderedPageBreak/>
                                            <w:t xml:space="preserve">cuantas operaciones necesitemos, por ejemplo desde aquí podremos arrancar cualquier programa que vayamos a usar, o podremos ir a otras pantallas donde realizar configuraciones, o crear carpetas, etcétera. </w:t>
                                          </w:r>
                                          <w:r>
                                            <w:rPr>
                                              <w:rStyle w:val="estilo1231"/>
                                            </w:rPr>
                                            <w:t xml:space="preserve">   -Todo ello se irá viendo en su momento. </w:t>
                                          </w:r>
                                        </w:p>
                                        <w:p w:rsidR="00014539" w:rsidRDefault="00014539" w:rsidP="00014539">
                                          <w:pPr>
                                            <w:pStyle w:val="estilo123"/>
                                          </w:pPr>
                                          <w:r>
                                            <w:t xml:space="preserve">   En </w:t>
                                          </w:r>
                                          <w:r>
                                            <w:rPr>
                                              <w:rStyle w:val="estilo1251"/>
                                              <w:u w:val="single"/>
                                            </w:rPr>
                                            <w:t>el Escritorio</w:t>
                                          </w:r>
                                          <w:r>
                                            <w:t>, aparte de la barra de tareas que vimos en el capítulo anterior, hay una serie de iconos (los iconos son como unas pequeñas imágenes que representan diversos lugares que iremos explicando).</w:t>
                                          </w:r>
                                          <w:r>
                                            <w:br/>
                                          </w:r>
                                          <w:r>
                                            <w:br/>
                                            <w:t>  Hay algunos de estos iconos que siempre aparecerán en el Escritorio y normalmente en la parte izquierda y alineados, y hay otros muchos que estarán o no dependiendo de nuestros gustos.</w:t>
                                          </w:r>
                                        </w:p>
                                      </w:tc>
                                    </w:tr>
                                  </w:tbl>
                                  <w:p w:rsidR="00014539" w:rsidRDefault="00014539">
                                    <w:pPr>
                                      <w:rPr>
                                        <w:rFonts w:ascii="Arial" w:hAnsi="Arial" w:cs="Arial"/>
                                        <w:color w:val="000033"/>
                                        <w:sz w:val="18"/>
                                        <w:szCs w:val="18"/>
                                      </w:rPr>
                                    </w:pPr>
                                  </w:p>
                                </w:tc>
                                <w:tc>
                                  <w:tcPr>
                                    <w:tcW w:w="2150" w:type="pct"/>
                                    <w:hideMark/>
                                  </w:tcPr>
                                  <w:tbl>
                                    <w:tblPr>
                                      <w:tblW w:w="5000" w:type="pct"/>
                                      <w:tblCellSpacing w:w="30" w:type="dxa"/>
                                      <w:tblCellMar>
                                        <w:left w:w="0" w:type="dxa"/>
                                        <w:right w:w="0" w:type="dxa"/>
                                      </w:tblCellMar>
                                      <w:tblLook w:val="04A0"/>
                                    </w:tblPr>
                                    <w:tblGrid>
                                      <w:gridCol w:w="3605"/>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rsidP="00014539">
                                          <w:pPr>
                                            <w:pStyle w:val="estilo123"/>
                                          </w:pPr>
                                          <w:r>
                                            <w:t>   </w:t>
                                          </w:r>
                                          <w:r>
                                            <w:rPr>
                                              <w:rStyle w:val="estilo41"/>
                                            </w:rPr>
                                            <w:t>Voy a presentar los iconos que siempre veremos</w:t>
                                          </w:r>
                                          <w:r>
                                            <w:rPr>
                                              <w:rStyle w:val="Textoennegrita"/>
                                            </w:rPr>
                                            <w:t>,</w:t>
                                          </w:r>
                                          <w:r>
                                            <w:rPr>
                                              <w:rStyle w:val="estilo271"/>
                                            </w:rPr>
                                            <w:t xml:space="preserve"> y que son estos que te muestro abajo:</w:t>
                                          </w:r>
                                          <w:r>
                                            <w:br/>
                                          </w:r>
                                          <w:r>
                                            <w:rPr>
                                              <w:rStyle w:val="estilo81"/>
                                            </w:rPr>
                                            <w:t>-</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Georgia" w:hAnsi="Georgia" w:cs="Arial"/>
                                              <w:noProof/>
                                              <w:color w:val="000000"/>
                                              <w:sz w:val="21"/>
                                              <w:szCs w:val="21"/>
                                              <w:lang w:eastAsia="es-ES"/>
                                            </w:rPr>
                                            <w:drawing>
                                              <wp:inline distT="0" distB="0" distL="0" distR="0">
                                                <wp:extent cx="609600" cy="590550"/>
                                                <wp:effectExtent l="19050" t="0" r="0" b="0"/>
                                                <wp:docPr id="70" name="Imagen 70" descr="captura de pantalla icono Mi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ptura de pantalla icono Mi Pc"/>
                                                        <pic:cNvPicPr>
                                                          <a:picLocks noChangeAspect="1" noChangeArrowheads="1"/>
                                                        </pic:cNvPicPr>
                                                      </pic:nvPicPr>
                                                      <pic:blipFill>
                                                        <a:blip r:embed="rId105"/>
                                                        <a:srcRect/>
                                                        <a:stretch>
                                                          <a:fillRect/>
                                                        </a:stretch>
                                                      </pic:blipFill>
                                                      <pic:spPr bwMode="auto">
                                                        <a:xfrm>
                                                          <a:off x="0" y="0"/>
                                                          <a:ext cx="609600" cy="590550"/>
                                                        </a:xfrm>
                                                        <a:prstGeom prst="rect">
                                                          <a:avLst/>
                                                        </a:prstGeom>
                                                        <a:noFill/>
                                                        <a:ln w="9525">
                                                          <a:noFill/>
                                                          <a:miter lim="800000"/>
                                                          <a:headEnd/>
                                                          <a:tailEnd/>
                                                        </a:ln>
                                                      </pic:spPr>
                                                    </pic:pic>
                                                  </a:graphicData>
                                                </a:graphic>
                                              </wp:inline>
                                            </w:drawing>
                                          </w:r>
                                          <w:r>
                                            <w:rPr>
                                              <w:rStyle w:val="estilo1231"/>
                                            </w:rPr>
                                            <w:t>    </w:t>
                                          </w:r>
                                          <w:r>
                                            <w:rPr>
                                              <w:rFonts w:ascii="Georgia" w:hAnsi="Georgia" w:cs="Arial"/>
                                              <w:noProof/>
                                              <w:color w:val="000000"/>
                                              <w:sz w:val="21"/>
                                              <w:szCs w:val="21"/>
                                              <w:lang w:eastAsia="es-ES"/>
                                            </w:rPr>
                                            <w:drawing>
                                              <wp:inline distT="0" distB="0" distL="0" distR="0">
                                                <wp:extent cx="838200" cy="781050"/>
                                                <wp:effectExtent l="19050" t="0" r="0" b="0"/>
                                                <wp:docPr id="71" name="Imagen 71" descr="captura de pantalla, icono Explorador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aptura de pantalla, icono Explorador de Windows"/>
                                                        <pic:cNvPicPr>
                                                          <a:picLocks noChangeAspect="1" noChangeArrowheads="1"/>
                                                        </pic:cNvPicPr>
                                                      </pic:nvPicPr>
                                                      <pic:blipFill>
                                                        <a:blip r:embed="rId106"/>
                                                        <a:srcRect/>
                                                        <a:stretch>
                                                          <a:fillRect/>
                                                        </a:stretch>
                                                      </pic:blipFill>
                                                      <pic:spPr bwMode="auto">
                                                        <a:xfrm>
                                                          <a:off x="0" y="0"/>
                                                          <a:ext cx="838200" cy="781050"/>
                                                        </a:xfrm>
                                                        <a:prstGeom prst="rect">
                                                          <a:avLst/>
                                                        </a:prstGeom>
                                                        <a:noFill/>
                                                        <a:ln w="9525">
                                                          <a:noFill/>
                                                          <a:miter lim="800000"/>
                                                          <a:headEnd/>
                                                          <a:tailEnd/>
                                                        </a:ln>
                                                      </pic:spPr>
                                                    </pic:pic>
                                                  </a:graphicData>
                                                </a:graphic>
                                              </wp:inline>
                                            </w:drawing>
                                          </w:r>
                                          <w:r>
                                            <w:rPr>
                                              <w:rStyle w:val="estilo1231"/>
                                            </w:rPr>
                                            <w:t>    </w:t>
                                          </w:r>
                                          <w:r>
                                            <w:rPr>
                                              <w:rFonts w:ascii="Georgia" w:hAnsi="Georgia" w:cs="Arial"/>
                                              <w:noProof/>
                                              <w:color w:val="000000"/>
                                              <w:sz w:val="21"/>
                                              <w:szCs w:val="21"/>
                                              <w:lang w:eastAsia="es-ES"/>
                                            </w:rPr>
                                            <w:drawing>
                                              <wp:inline distT="0" distB="0" distL="0" distR="0">
                                                <wp:extent cx="676275" cy="838200"/>
                                                <wp:effectExtent l="19050" t="0" r="9525" b="0"/>
                                                <wp:docPr id="72" name="Imagen 72" descr="captura de pantalla icono Internet Exp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aptura de pantalla icono Internet Explores"/>
                                                        <pic:cNvPicPr>
                                                          <a:picLocks noChangeAspect="1" noChangeArrowheads="1"/>
                                                        </pic:cNvPicPr>
                                                      </pic:nvPicPr>
                                                      <pic:blipFill>
                                                        <a:blip r:embed="rId107"/>
                                                        <a:srcRect/>
                                                        <a:stretch>
                                                          <a:fillRect/>
                                                        </a:stretch>
                                                      </pic:blipFill>
                                                      <pic:spPr bwMode="auto">
                                                        <a:xfrm>
                                                          <a:off x="0" y="0"/>
                                                          <a:ext cx="676275" cy="838200"/>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Fonts w:ascii="Arial" w:hAnsi="Arial" w:cs="Arial"/>
                                              <w:color w:val="000033"/>
                                              <w:sz w:val="18"/>
                                              <w:szCs w:val="18"/>
                                            </w:rPr>
                                            <w:t>   </w:t>
                                          </w:r>
                                          <w:r>
                                            <w:rPr>
                                              <w:rStyle w:val="estilo1231"/>
                                            </w:rPr>
                                            <w:t>Se trata en este caso de unos pequeños iconos que al picar sobre ellos te llevarán a "Mi PC", el otro al "Explorador de Windows"</w:t>
                                          </w:r>
                                          <w:r>
                                            <w:rPr>
                                              <w:rFonts w:ascii="Arial" w:hAnsi="Arial" w:cs="Arial"/>
                                              <w:color w:val="000033"/>
                                              <w:sz w:val="18"/>
                                              <w:szCs w:val="18"/>
                                            </w:rPr>
                                            <w:t xml:space="preserve"> y el tercero te permitirá conectarte a través del navegador "Internet Explorer" a Internet y poder navegar por el muchísimo contenido de la Red, siempre interesante para aprender.</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rsidP="00014539">
                              <w:pPr>
                                <w:pStyle w:val="estilo278"/>
                              </w:pPr>
                              <w:r>
                                <w:t> </w:t>
                              </w:r>
                              <w:r>
                                <w:rPr>
                                  <w:rStyle w:val="estilo1231"/>
                                </w:rPr>
                                <w:t> </w:t>
                              </w:r>
                              <w:r>
                                <w:rPr>
                                  <w:rStyle w:val="estilo41"/>
                                </w:rPr>
                                <w:t xml:space="preserve">Y otros que </w:t>
                              </w:r>
                              <w:proofErr w:type="spellStart"/>
                              <w:r>
                                <w:rPr>
                                  <w:rStyle w:val="estilo41"/>
                                </w:rPr>
                                <w:t>aparecerén</w:t>
                              </w:r>
                              <w:proofErr w:type="spellEnd"/>
                              <w:r>
                                <w:rPr>
                                  <w:rStyle w:val="estilo41"/>
                                </w:rPr>
                                <w:t xml:space="preserve"> como dije, en función de los programas que tengamos cargados, como por ejemplo:</w:t>
                              </w:r>
                              <w:r>
                                <w:br/>
                              </w:r>
                              <w:r>
                                <w:rPr>
                                  <w:rStyle w:val="estilo81"/>
                                </w:rPr>
                                <w:t>-</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Georgia" w:hAnsi="Georgia" w:cs="Arial"/>
                                  <w:b/>
                                  <w:bCs/>
                                  <w:noProof/>
                                  <w:color w:val="000000"/>
                                  <w:sz w:val="21"/>
                                  <w:szCs w:val="21"/>
                                  <w:lang w:eastAsia="es-ES"/>
                                </w:rPr>
                                <w:drawing>
                                  <wp:inline distT="0" distB="0" distL="0" distR="0">
                                    <wp:extent cx="2190750" cy="733425"/>
                                    <wp:effectExtent l="19050" t="0" r="0" b="0"/>
                                    <wp:docPr id="73" name="Imagen 73" descr="http://www.deseoaprender.com/InfBasicLecc5_clip_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deseoaprender.com/InfBasicLecc5_clip_image005.gif"/>
                                            <pic:cNvPicPr>
                                              <a:picLocks noChangeAspect="1" noChangeArrowheads="1"/>
                                            </pic:cNvPicPr>
                                          </pic:nvPicPr>
                                          <pic:blipFill>
                                            <a:blip r:embed="rId108"/>
                                            <a:srcRect/>
                                            <a:stretch>
                                              <a:fillRect/>
                                            </a:stretch>
                                          </pic:blipFill>
                                          <pic:spPr bwMode="auto">
                                            <a:xfrm>
                                              <a:off x="0" y="0"/>
                                              <a:ext cx="2190750" cy="73342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hyperlink r:id="rId109" w:history="1">
                                <w:r>
                                  <w:rPr>
                                    <w:rStyle w:val="Hipervnculo"/>
                                  </w:rPr>
                                  <w:t>Subir al principio</w:t>
                                </w:r>
                              </w:hyperlink>
                              <w:r>
                                <w:rPr>
                                  <w:rFonts w:ascii="Arial" w:hAnsi="Arial" w:cs="Arial"/>
                                  <w:color w:val="000033"/>
                                  <w:sz w:val="18"/>
                                  <w:szCs w:val="18"/>
                                </w:rPr>
                                <w:t xml:space="preserve"> &gt;&gt;</w:t>
                              </w:r>
                            </w:p>
                          </w:tc>
                        </w:tr>
                        <w:tr w:rsidR="00014539">
                          <w:trPr>
                            <w:tblCellSpacing w:w="30" w:type="dxa"/>
                          </w:trPr>
                          <w:tc>
                            <w:tcPr>
                              <w:tcW w:w="0" w:type="auto"/>
                              <w:vAlign w:val="center"/>
                              <w:hideMark/>
                            </w:tcPr>
                            <w:p w:rsidR="00014539" w:rsidRDefault="00014539" w:rsidP="00014539">
                              <w:pPr>
                                <w:pStyle w:val="estilo123"/>
                              </w:pPr>
                              <w:r>
                                <w:t xml:space="preserve">   Iremos viendo en sucesivos capítulos para qué sirven, pero ahora lo único que quiero es que os </w:t>
                              </w:r>
                              <w:proofErr w:type="spellStart"/>
                              <w:r>
                                <w:t>vayais</w:t>
                              </w:r>
                              <w:proofErr w:type="spellEnd"/>
                              <w:r>
                                <w:t xml:space="preserve"> familiarizando con ellos (y repetir una vez más que la apariencia puede variar pero la leyenda "</w:t>
                              </w:r>
                              <w:r>
                                <w:rPr>
                                  <w:rStyle w:val="estilo1251"/>
                                  <w:u w:val="single"/>
                                </w:rPr>
                                <w:t>Mi PC</w:t>
                              </w:r>
                              <w:r>
                                <w:t>", o la de "</w:t>
                              </w:r>
                              <w:r>
                                <w:rPr>
                                  <w:rStyle w:val="estilo1251"/>
                                  <w:u w:val="single"/>
                                </w:rPr>
                                <w:t>Explorador de Windows</w:t>
                              </w:r>
                              <w:r>
                                <w:t xml:space="preserve">", etc. será siempre la misma). </w:t>
                              </w:r>
                            </w:p>
                            <w:p w:rsidR="00014539" w:rsidRDefault="00014539" w:rsidP="00014539">
                              <w:pPr>
                                <w:pStyle w:val="estilo123"/>
                              </w:pPr>
                              <w:r>
                                <w:t xml:space="preserve">   Vamos a explicar un poco más de cada icono y botón que hasta ahora hemos visto, sin profundizar en su uso total, sino solamente viendo algunos detalles.-Por ejemplo, vimos el capítulo anterior, como en </w:t>
                              </w:r>
                              <w:r>
                                <w:rPr>
                                  <w:rStyle w:val="estilo1251"/>
                                </w:rPr>
                                <w:t>la barra inferior</w:t>
                              </w:r>
                              <w:r>
                                <w:t xml:space="preserve"> aparecía a la izquierda un botón que pone "</w:t>
                              </w:r>
                              <w:r>
                                <w:rPr>
                                  <w:rStyle w:val="estilo41"/>
                                </w:rPr>
                                <w:t>Inicio</w:t>
                              </w:r>
                              <w:r>
                                <w:t xml:space="preserve">": </w:t>
                              </w:r>
                              <w:r>
                                <w:br/>
                              </w:r>
                              <w:r>
                                <w:rPr>
                                  <w:rStyle w:val="estilo81"/>
                                </w:rPr>
                                <w:t>-</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Arial" w:hAnsi="Arial" w:cs="Arial"/>
                                  <w:noProof/>
                                  <w:color w:val="000033"/>
                                  <w:sz w:val="18"/>
                                  <w:szCs w:val="18"/>
                                  <w:lang w:eastAsia="es-ES"/>
                                </w:rPr>
                                <w:lastRenderedPageBreak/>
                                <w:drawing>
                                  <wp:inline distT="0" distB="0" distL="0" distR="0">
                                    <wp:extent cx="7629525" cy="276225"/>
                                    <wp:effectExtent l="19050" t="0" r="9525" b="0"/>
                                    <wp:docPr id="74" name="Imagen 74" descr="http://www.deseoaprender.com/InfBasicLecc4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deseoaprender.com/InfBasicLecc4_clip_image004.jpg"/>
                                            <pic:cNvPicPr>
                                              <a:picLocks noChangeAspect="1" noChangeArrowheads="1"/>
                                            </pic:cNvPicPr>
                                          </pic:nvPicPr>
                                          <pic:blipFill>
                                            <a:blip r:embed="rId110"/>
                                            <a:srcRect/>
                                            <a:stretch>
                                              <a:fillRect/>
                                            </a:stretch>
                                          </pic:blipFill>
                                          <pic:spPr bwMode="auto">
                                            <a:xfrm>
                                              <a:off x="0" y="0"/>
                                              <a:ext cx="7629525" cy="27622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Style w:val="estilo1231"/>
                                </w:rPr>
                                <w:t xml:space="preserve">   Pues bien, si </w:t>
                              </w:r>
                              <w:proofErr w:type="spellStart"/>
                              <w:r>
                                <w:rPr>
                                  <w:rStyle w:val="estilo1231"/>
                                </w:rPr>
                                <w:t>colocais</w:t>
                              </w:r>
                              <w:proofErr w:type="spellEnd"/>
                              <w:r>
                                <w:rPr>
                                  <w:rStyle w:val="estilo1231"/>
                                </w:rPr>
                                <w:t xml:space="preserve"> la flecha del ratón (llamada "</w:t>
                              </w:r>
                              <w:r>
                                <w:rPr>
                                  <w:rStyle w:val="Textoennegrita"/>
                                  <w:rFonts w:ascii="Arial" w:hAnsi="Arial" w:cs="Arial"/>
                                  <w:color w:val="000000"/>
                                  <w:sz w:val="20"/>
                                  <w:szCs w:val="20"/>
                                </w:rPr>
                                <w:t>puntero</w:t>
                              </w:r>
                              <w:r>
                                <w:rPr>
                                  <w:rStyle w:val="estilo1231"/>
                                </w:rPr>
                                <w:t xml:space="preserve">") sobre él y </w:t>
                              </w:r>
                              <w:proofErr w:type="spellStart"/>
                              <w:r>
                                <w:rPr>
                                  <w:rStyle w:val="estilo1231"/>
                                </w:rPr>
                                <w:t>picais</w:t>
                              </w:r>
                              <w:proofErr w:type="spellEnd"/>
                              <w:r>
                                <w:rPr>
                                  <w:rStyle w:val="estilo1231"/>
                                </w:rPr>
                                <w:t xml:space="preserve"> una sola vez con el botón izquierdo, aparecerá esto:</w:t>
                              </w:r>
                              <w:r>
                                <w:rPr>
                                  <w:rFonts w:ascii="Arial" w:hAnsi="Arial" w:cs="Arial"/>
                                  <w:color w:val="000000"/>
                                  <w:sz w:val="20"/>
                                  <w:szCs w:val="20"/>
                                </w:rPr>
                                <w:br/>
                              </w:r>
                              <w:r>
                                <w:rPr>
                                  <w:rStyle w:val="estilo81"/>
                                  <w:rFonts w:ascii="Arial" w:hAnsi="Arial" w:cs="Arial"/>
                                  <w:sz w:val="20"/>
                                  <w:szCs w:val="20"/>
                                </w:rPr>
                                <w:t>-</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Georgia" w:hAnsi="Georgia" w:cs="Arial"/>
                                  <w:noProof/>
                                  <w:color w:val="000000"/>
                                  <w:sz w:val="21"/>
                                  <w:szCs w:val="21"/>
                                  <w:lang w:eastAsia="es-ES"/>
                                </w:rPr>
                                <w:lastRenderedPageBreak/>
                                <w:drawing>
                                  <wp:inline distT="0" distB="0" distL="0" distR="0">
                                    <wp:extent cx="2695575" cy="3609975"/>
                                    <wp:effectExtent l="19050" t="0" r="9525" b="0"/>
                                    <wp:docPr id="75" name="Imagen 75" descr="http://www.deseoaprender.com/InfBasicLecc5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deseoaprender.com/InfBasicLecc5_clip_image006.gif"/>
                                            <pic:cNvPicPr>
                                              <a:picLocks noChangeAspect="1" noChangeArrowheads="1"/>
                                            </pic:cNvPicPr>
                                          </pic:nvPicPr>
                                          <pic:blipFill>
                                            <a:blip r:embed="rId111"/>
                                            <a:srcRect/>
                                            <a:stretch>
                                              <a:fillRect/>
                                            </a:stretch>
                                          </pic:blipFill>
                                          <pic:spPr bwMode="auto">
                                            <a:xfrm>
                                              <a:off x="0" y="0"/>
                                              <a:ext cx="2695575" cy="3609975"/>
                                            </a:xfrm>
                                            <a:prstGeom prst="rect">
                                              <a:avLst/>
                                            </a:prstGeom>
                                            <a:noFill/>
                                            <a:ln w="9525">
                                              <a:noFill/>
                                              <a:miter lim="800000"/>
                                              <a:headEnd/>
                                              <a:tailEnd/>
                                            </a:ln>
                                          </pic:spPr>
                                        </pic:pic>
                                      </a:graphicData>
                                    </a:graphic>
                                  </wp:inline>
                                </w:drawing>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rsidP="00014539">
                              <w:pPr>
                                <w:pStyle w:val="estilo123"/>
                              </w:pPr>
                              <w:r>
                                <w:t xml:space="preserve">    Donde de momento quiero solo que </w:t>
                              </w:r>
                              <w:proofErr w:type="spellStart"/>
                              <w:r>
                                <w:t>veais</w:t>
                              </w:r>
                              <w:proofErr w:type="spellEnd"/>
                              <w:r>
                                <w:t xml:space="preserve"> como aparece una ventanita (se llama " menú emergente ") que presenta una serie de líneas, entre las que vemos: "Programas", o "Documentos", o "Configuración", otro con "Buscar" y el de "Ejecutar"; todos ellos a excepción de "Ejecutar", tienen a la derecha una flechita negra: </w:t>
                              </w:r>
                              <w:r>
                                <w:rPr>
                                  <w:rStyle w:val="nfasis"/>
                                </w:rPr>
                                <w:t xml:space="preserve">esta flechita nos indicará siempre que si nos colocamos sobre esa línea aparecerá automáticamente (sin necesidad de picar con el botón del ratón) otro menú emergente con más opciones </w:t>
                              </w:r>
                              <w:r>
                                <w:t xml:space="preserve">, comprobadlo y no </w:t>
                              </w:r>
                              <w:proofErr w:type="spellStart"/>
                              <w:r>
                                <w:t>piqueis</w:t>
                              </w:r>
                              <w:proofErr w:type="spellEnd"/>
                              <w:r>
                                <w:t xml:space="preserve"> en ningún sitio, pues simplemente con mover el ratón fuera del menú, desaparecerá. </w:t>
                              </w:r>
                              <w:r>
                                <w:br/>
                              </w:r>
                              <w:r>
                                <w:br/>
                                <w:t xml:space="preserve">   Para que desaparezca el primer menú (el que muestro arriba en la foto) solo tendremos que picar una vez con el botón izquierdo del ratón en cualquier parte del Escritorio, fuera del referido menú y </w:t>
                              </w:r>
                              <w:proofErr w:type="spellStart"/>
                              <w:r>
                                <w:t>vereis</w:t>
                              </w:r>
                              <w:proofErr w:type="spellEnd"/>
                              <w:r>
                                <w:t xml:space="preserve"> que se quita; comprobadlo un par de veces para familiarizarse ¿Vale</w:t>
                              </w:r>
                              <w:proofErr w:type="gramStart"/>
                              <w:r>
                                <w:t>?.</w:t>
                              </w:r>
                              <w:proofErr w:type="gramEnd"/>
                              <w:r>
                                <w:t xml:space="preserve">  (Puedes </w:t>
                              </w:r>
                              <w:hyperlink r:id="rId112" w:tgtFrame="_blank" w:history="1">
                                <w:r>
                                  <w:rPr>
                                    <w:rStyle w:val="Hipervnculo"/>
                                  </w:rPr>
                                  <w:t>recomendar a un amigo</w:t>
                                </w:r>
                              </w:hyperlink>
                              <w:r>
                                <w:t xml:space="preserve"> este curso)</w:t>
                              </w:r>
                              <w:r>
                                <w:br/>
                              </w:r>
                              <w:r>
                                <w:rPr>
                                  <w:rStyle w:val="estilo81"/>
                                </w:rPr>
                                <w:t>-</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3"/>
                        <w:hideMark/>
                      </w:tcPr>
                      <w:tbl>
                        <w:tblPr>
                          <w:tblW w:w="5000" w:type="pct"/>
                          <w:tblCellSpacing w:w="0" w:type="dxa"/>
                          <w:tblCellMar>
                            <w:left w:w="0" w:type="dxa"/>
                            <w:right w:w="0" w:type="dxa"/>
                          </w:tblCellMar>
                          <w:tblLook w:val="04A0"/>
                        </w:tblPr>
                        <w:tblGrid>
                          <w:gridCol w:w="838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779"/>
                                <w:gridCol w:w="3605"/>
                              </w:tblGrid>
                              <w:tr w:rsidR="00014539">
                                <w:trPr>
                                  <w:tblCellSpacing w:w="0" w:type="dxa"/>
                                </w:trPr>
                                <w:tc>
                                  <w:tcPr>
                                    <w:tcW w:w="2850" w:type="pct"/>
                                    <w:hideMark/>
                                  </w:tcPr>
                                  <w:tbl>
                                    <w:tblPr>
                                      <w:tblW w:w="5000" w:type="pct"/>
                                      <w:tblCellSpacing w:w="30" w:type="dxa"/>
                                      <w:tblCellMar>
                                        <w:left w:w="0" w:type="dxa"/>
                                        <w:right w:w="0" w:type="dxa"/>
                                      </w:tblCellMar>
                                      <w:tblLook w:val="04A0"/>
                                    </w:tblPr>
                                    <w:tblGrid>
                                      <w:gridCol w:w="4779"/>
                                    </w:tblGrid>
                                    <w:tr w:rsidR="00014539">
                                      <w:trPr>
                                        <w:tblCellSpacing w:w="30" w:type="dxa"/>
                                      </w:trPr>
                                      <w:tc>
                                        <w:tcPr>
                                          <w:tcW w:w="0" w:type="auto"/>
                                          <w:vAlign w:val="center"/>
                                          <w:hideMark/>
                                        </w:tcPr>
                                        <w:p w:rsidR="00014539" w:rsidRDefault="00014539" w:rsidP="00014539">
                                          <w:pPr>
                                            <w:pStyle w:val="NormalWeb"/>
                                            <w:rPr>
                                              <w:rFonts w:ascii="Arial" w:hAnsi="Arial" w:cs="Arial"/>
                                              <w:color w:val="000033"/>
                                              <w:sz w:val="18"/>
                                              <w:szCs w:val="18"/>
                                            </w:rPr>
                                          </w:pPr>
                                          <w:r>
                                            <w:rPr>
                                              <w:rStyle w:val="estilo2701"/>
                                              <w:rFonts w:ascii="Arial" w:hAnsi="Arial" w:cs="Arial"/>
                                              <w:color w:val="000033"/>
                                            </w:rPr>
                                            <w:t> </w:t>
                                          </w:r>
                                          <w:r>
                                            <w:rPr>
                                              <w:rStyle w:val="Textoennegrita"/>
                                              <w:rFonts w:ascii="Arial" w:hAnsi="Arial" w:cs="Arial"/>
                                              <w:color w:val="000033"/>
                                              <w:sz w:val="20"/>
                                              <w:szCs w:val="20"/>
                                            </w:rPr>
                                            <w:t>APRENDAMOS A APAGAR EL ORDENADOR</w:t>
                                          </w:r>
                                        </w:p>
                                        <w:p w:rsidR="00014539" w:rsidRDefault="00014539" w:rsidP="00014539">
                                          <w:pPr>
                                            <w:pStyle w:val="estilo131"/>
                                            <w:rPr>
                                              <w:rFonts w:cs="Arial"/>
                                            </w:rPr>
                                          </w:pPr>
                                          <w:r>
                                            <w:rPr>
                                              <w:rStyle w:val="estilo1081"/>
                                            </w:rPr>
                                            <w:t xml:space="preserve">   Si hemos aprendido ya como conectar el PC, es lógico que veamos ya </w:t>
                                          </w:r>
                                          <w:r>
                                            <w:rPr>
                                              <w:rStyle w:val="estilo41"/>
                                              <w:rFonts w:ascii="Arial" w:hAnsi="Arial" w:cs="Arial"/>
                                              <w:i/>
                                              <w:iCs/>
                                            </w:rPr>
                                            <w:t>la forma en que se debe apagar el mismo</w:t>
                                          </w:r>
                                          <w:r>
                                            <w:rPr>
                                              <w:rStyle w:val="nfasis"/>
                                              <w:color w:val="000000"/>
                                            </w:rPr>
                                            <w:t xml:space="preserve"> una vez que hayamos decidido no continuar trabajando. </w:t>
                                          </w:r>
                                        </w:p>
                                        <w:p w:rsidR="00014539" w:rsidRDefault="00014539" w:rsidP="00014539">
                                          <w:pPr>
                                            <w:pStyle w:val="estilo123"/>
                                          </w:pPr>
                                          <w:r>
                                            <w:t xml:space="preserve">   Lo primero que quiero decir es que NUNCA se </w:t>
                                          </w:r>
                                          <w:r>
                                            <w:lastRenderedPageBreak/>
                                            <w:t>deberá apagar el PC volviendo a pulsar sobre el botón que apretamos cuando lo encendimos, puesto que aunque de esta forma el ordenador también se apagaría, existiría un riesgo de que algo saliera mal y la próxima vez que fuésemos a trabajar diese algún tipo de error.</w:t>
                                          </w:r>
                                          <w:r>
                                            <w:br/>
                                          </w:r>
                                          <w:r>
                                            <w:br/>
                                            <w:t xml:space="preserve">  Ello se debe a que el PC al igual que vimos cuando se encendía, necesita también realizar una serie de comprobaciones (cerrar programas abiertos, guardar configuración personal, etc.) antes de apagarse.-Hay veces sin embargo (pero en muy contadas ocasiones) en que el ordenador se "cuelga" (es decir no responde para nada al ratón ni al teclado) y es preciso "por causas de fuerza mayor" apagarlo mediante el botón mencionado (es lo que se llama en el argot "dar botonazo"). </w:t>
                                          </w:r>
                                          <w:r>
                                            <w:br/>
                                          </w:r>
                                          <w:r>
                                            <w:rPr>
                                              <w:rStyle w:val="estilo271"/>
                                            </w:rPr>
                                            <w:t>   Pero ahora veremos la forma correcta en que deberemos realizar esta tarea, y es la siguiente:</w:t>
                                          </w:r>
                                        </w:p>
                                      </w:tc>
                                    </w:tr>
                                  </w:tbl>
                                  <w:p w:rsidR="00014539" w:rsidRDefault="00014539">
                                    <w:pPr>
                                      <w:rPr>
                                        <w:rFonts w:ascii="Arial" w:hAnsi="Arial" w:cs="Arial"/>
                                        <w:color w:val="000033"/>
                                        <w:sz w:val="18"/>
                                        <w:szCs w:val="18"/>
                                      </w:rPr>
                                    </w:pPr>
                                  </w:p>
                                </w:tc>
                                <w:tc>
                                  <w:tcPr>
                                    <w:tcW w:w="2150" w:type="pct"/>
                                    <w:hideMark/>
                                  </w:tcPr>
                                  <w:tbl>
                                    <w:tblPr>
                                      <w:tblW w:w="5000" w:type="pct"/>
                                      <w:tblCellSpacing w:w="30" w:type="dxa"/>
                                      <w:tblCellMar>
                                        <w:left w:w="0" w:type="dxa"/>
                                        <w:right w:w="0" w:type="dxa"/>
                                      </w:tblCellMar>
                                      <w:tblLook w:val="04A0"/>
                                    </w:tblPr>
                                    <w:tblGrid>
                                      <w:gridCol w:w="3605"/>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rsidP="00014539">
                                          <w:pPr>
                                            <w:pStyle w:val="estilo30"/>
                                            <w:rPr>
                                              <w:rFonts w:cs="Arial"/>
                                            </w:rPr>
                                          </w:pPr>
                                          <w:r>
                                            <w:rPr>
                                              <w:rStyle w:val="estilo1231"/>
                                            </w:rPr>
                                            <w:t>   Debes tener en cuenta que estamos hablando de la barra inferior del Escritorio que ya hemos visto en las lecciones anteriores (examínalas si no recuerdas de lo que hablamos).</w:t>
                                          </w:r>
                                          <w:r>
                                            <w:rPr>
                                              <w:rFonts w:ascii="Arial" w:hAnsi="Arial" w:cs="Arial"/>
                                            </w:rPr>
                                            <w:br/>
                                          </w:r>
                                          <w:r>
                                            <w:rPr>
                                              <w:rFonts w:ascii="Arial" w:hAnsi="Arial" w:cs="Arial"/>
                                            </w:rPr>
                                            <w:br/>
                                          </w:r>
                                          <w:r>
                                            <w:rPr>
                                              <w:rStyle w:val="estilo1231"/>
                                            </w:rPr>
                                            <w:t xml:space="preserve">   1.- Movemos la flecha del ratón hasta colocarla encima del botón " </w:t>
                                          </w:r>
                                          <w:r>
                                            <w:rPr>
                                              <w:rStyle w:val="nfasis"/>
                                              <w:b/>
                                              <w:bCs/>
                                              <w:color w:val="336699"/>
                                            </w:rPr>
                                            <w:t>Inicio</w:t>
                                          </w:r>
                                          <w:r>
                                            <w:rPr>
                                              <w:rStyle w:val="estilo1231"/>
                                            </w:rPr>
                                            <w:t xml:space="preserve"> " como vimos en el capítulo anterior, y pulsamos una vez con el botón izquierdo del ratón, para que salga el menú que muestro abajo. </w:t>
                                          </w:r>
                                        </w:p>
                                        <w:p w:rsidR="00014539" w:rsidRDefault="00014539" w:rsidP="00014539">
                                          <w:pPr>
                                            <w:pStyle w:val="estilo123"/>
                                          </w:pPr>
                                          <w:r>
                                            <w:t xml:space="preserve">   2.- Ahora volvemos a mover la flecha hasta colocarnos sobre la última línea que pone " </w:t>
                                          </w:r>
                                          <w:r>
                                            <w:rPr>
                                              <w:rStyle w:val="nfasis"/>
                                              <w:b/>
                                              <w:bCs/>
                                              <w:color w:val="336699"/>
                                            </w:rPr>
                                            <w:t>Apagar equipo...</w:t>
                                          </w:r>
                                          <w:r>
                                            <w:t>" y volvemos a picar una vez con botón izquierdo sobre ella:</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Fonts w:ascii="Arial" w:hAnsi="Arial" w:cs="Arial"/>
                                  <w:color w:val="000033"/>
                                  <w:sz w:val="18"/>
                                  <w:szCs w:val="18"/>
                                </w:rPr>
                                <w:lastRenderedPageBreak/>
                                <w:t>   </w:t>
                              </w:r>
                              <w:r>
                                <w:rPr>
                                  <w:rStyle w:val="estilo1231"/>
                                </w:rPr>
                                <w:t>(Debes recordar siempre que según la versión del sistema operativo Windows que tengas, la apariencia de esta barra inferior podría ser diferente a la que te muestro en las imágenes, así que tenlo en cuenta porque tú puedes tener esa barra con distinto aspecto; aunque el funcionamiento será idéntico al explicado).</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00"/>
                                  <w:sz w:val="20"/>
                                  <w:szCs w:val="20"/>
                                  <w:lang w:eastAsia="es-ES"/>
                                </w:rPr>
                                <w:lastRenderedPageBreak/>
                                <w:drawing>
                                  <wp:inline distT="0" distB="0" distL="0" distR="0">
                                    <wp:extent cx="3143250" cy="4124325"/>
                                    <wp:effectExtent l="19050" t="0" r="0" b="0"/>
                                    <wp:docPr id="92" name="Imagen 92" descr="captura de pantalla de Inicio-Apagar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ptura de pantalla de Inicio-Apagar equipo..."/>
                                            <pic:cNvPicPr>
                                              <a:picLocks noChangeAspect="1" noChangeArrowheads="1"/>
                                            </pic:cNvPicPr>
                                          </pic:nvPicPr>
                                          <pic:blipFill>
                                            <a:blip r:embed="rId111"/>
                                            <a:srcRect/>
                                            <a:stretch>
                                              <a:fillRect/>
                                            </a:stretch>
                                          </pic:blipFill>
                                          <pic:spPr bwMode="auto">
                                            <a:xfrm>
                                              <a:off x="0" y="0"/>
                                              <a:ext cx="3143250" cy="412432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hyperlink r:id="rId113" w:history="1">
                                <w:r>
                                  <w:rPr>
                                    <w:rStyle w:val="Hipervnculo"/>
                                  </w:rPr>
                                  <w:t>Subir al principio</w:t>
                                </w:r>
                              </w:hyperlink>
                              <w:r>
                                <w:rPr>
                                  <w:rFonts w:ascii="Arial" w:hAnsi="Arial" w:cs="Arial"/>
                                  <w:color w:val="000033"/>
                                  <w:sz w:val="18"/>
                                  <w:szCs w:val="18"/>
                                </w:rPr>
                                <w:t xml:space="preserve"> &gt;&gt;</w:t>
                              </w:r>
                            </w:p>
                          </w:tc>
                        </w:tr>
                        <w:tr w:rsidR="00014539">
                          <w:trPr>
                            <w:tblCellSpacing w:w="30" w:type="dxa"/>
                          </w:trPr>
                          <w:tc>
                            <w:tcPr>
                              <w:tcW w:w="0" w:type="auto"/>
                              <w:vAlign w:val="center"/>
                              <w:hideMark/>
                            </w:tcPr>
                            <w:p w:rsidR="00014539" w:rsidRDefault="00014539" w:rsidP="00014539">
                              <w:pPr>
                                <w:rPr>
                                  <w:rFonts w:ascii="Arial" w:hAnsi="Arial" w:cs="Arial"/>
                                  <w:color w:val="000000"/>
                                  <w:sz w:val="20"/>
                                  <w:szCs w:val="20"/>
                                </w:rPr>
                              </w:pPr>
                              <w:r>
                                <w:rPr>
                                  <w:rFonts w:ascii="Arial" w:hAnsi="Arial" w:cs="Arial"/>
                                  <w:color w:val="000000"/>
                                  <w:sz w:val="20"/>
                                  <w:szCs w:val="20"/>
                                </w:rPr>
                                <w:t xml:space="preserve">   Como decía más arriba, movemos la flecha hasta colocarnos sobre la última línea que pone " </w:t>
                              </w:r>
                              <w:r>
                                <w:rPr>
                                  <w:rStyle w:val="nfasis"/>
                                  <w:b/>
                                  <w:bCs/>
                                  <w:color w:val="336699"/>
                                </w:rPr>
                                <w:t>Apagar equipo...</w:t>
                              </w:r>
                              <w:r>
                                <w:rPr>
                                  <w:rFonts w:ascii="Arial" w:hAnsi="Arial" w:cs="Arial"/>
                                  <w:color w:val="000000"/>
                                  <w:sz w:val="20"/>
                                  <w:szCs w:val="20"/>
                                </w:rPr>
                                <w:t>" y volvemos a picar una vez con botón izquierdo sobre ella:</w:t>
                              </w:r>
                              <w:r>
                                <w:rPr>
                                  <w:rFonts w:ascii="Arial" w:hAnsi="Arial" w:cs="Arial"/>
                                  <w:color w:val="000000"/>
                                  <w:sz w:val="20"/>
                                  <w:szCs w:val="20"/>
                                </w:rPr>
                                <w:br/>
                              </w:r>
                              <w:r>
                                <w:rPr>
                                  <w:rStyle w:val="estilo81"/>
                                  <w:rFonts w:ascii="Arial" w:hAnsi="Arial" w:cs="Arial"/>
                                  <w:sz w:val="20"/>
                                  <w:szCs w:val="20"/>
                                </w:rPr>
                                <w:t>-</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00"/>
                                  <w:sz w:val="20"/>
                                  <w:szCs w:val="20"/>
                                  <w:lang w:eastAsia="es-ES"/>
                                </w:rPr>
                                <w:drawing>
                                  <wp:inline distT="0" distB="0" distL="0" distR="0">
                                    <wp:extent cx="2162175" cy="990600"/>
                                    <wp:effectExtent l="19050" t="0" r="9525" b="0"/>
                                    <wp:docPr id="93" name="Imagen 93" descr="http://www.deseoaprender.com/InfBasicLecc6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deseoaprender.com/InfBasicLecc6_clip_image002.gif"/>
                                            <pic:cNvPicPr>
                                              <a:picLocks noChangeAspect="1" noChangeArrowheads="1"/>
                                            </pic:cNvPicPr>
                                          </pic:nvPicPr>
                                          <pic:blipFill>
                                            <a:blip r:embed="rId114"/>
                                            <a:srcRect/>
                                            <a:stretch>
                                              <a:fillRect/>
                                            </a:stretch>
                                          </pic:blipFill>
                                          <pic:spPr bwMode="auto">
                                            <a:xfrm>
                                              <a:off x="0" y="0"/>
                                              <a:ext cx="2162175" cy="990600"/>
                                            </a:xfrm>
                                            <a:prstGeom prst="rect">
                                              <a:avLst/>
                                            </a:prstGeom>
                                            <a:noFill/>
                                            <a:ln w="9525">
                                              <a:noFill/>
                                              <a:miter lim="800000"/>
                                              <a:headEnd/>
                                              <a:tailEnd/>
                                            </a:ln>
                                          </pic:spPr>
                                        </pic:pic>
                                      </a:graphicData>
                                    </a:graphic>
                                  </wp:inline>
                                </w:drawing>
                              </w:r>
                              <w:r>
                                <w:rPr>
                                  <w:rFonts w:ascii="Arial" w:hAnsi="Arial" w:cs="Arial"/>
                                  <w:color w:val="000033"/>
                                  <w:sz w:val="18"/>
                                  <w:szCs w:val="18"/>
                                </w:rPr>
                                <w:t>  esto hará que nos aparezca:   </w:t>
                              </w:r>
                              <w:r>
                                <w:rPr>
                                  <w:rFonts w:ascii="Verdana" w:hAnsi="Verdana" w:cs="Arial"/>
                                  <w:noProof/>
                                  <w:color w:val="000000"/>
                                  <w:sz w:val="20"/>
                                  <w:szCs w:val="20"/>
                                  <w:lang w:eastAsia="es-ES"/>
                                </w:rPr>
                                <w:drawing>
                                  <wp:inline distT="0" distB="0" distL="0" distR="0">
                                    <wp:extent cx="3019425" cy="1943100"/>
                                    <wp:effectExtent l="19050" t="0" r="9525" b="0"/>
                                    <wp:docPr id="94" name="Imagen 94" descr="http://www.deseoaprender.com/InfBasicLecc6_clip_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deseoaprender.com/InfBasicLecc6_clip_image003.gif"/>
                                            <pic:cNvPicPr>
                                              <a:picLocks noChangeAspect="1" noChangeArrowheads="1"/>
                                            </pic:cNvPicPr>
                                          </pic:nvPicPr>
                                          <pic:blipFill>
                                            <a:blip r:embed="rId115"/>
                                            <a:srcRect/>
                                            <a:stretch>
                                              <a:fillRect/>
                                            </a:stretch>
                                          </pic:blipFill>
                                          <pic:spPr bwMode="auto">
                                            <a:xfrm>
                                              <a:off x="0" y="0"/>
                                              <a:ext cx="3019425" cy="1943100"/>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lastRenderedPageBreak/>
                                <w:t>-</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hideMark/>
                      </w:tcPr>
                      <w:tbl>
                        <w:tblPr>
                          <w:tblW w:w="5000" w:type="pct"/>
                          <w:tblCellSpacing w:w="30" w:type="dxa"/>
                          <w:tblCellMar>
                            <w:left w:w="0" w:type="dxa"/>
                            <w:right w:w="0" w:type="dxa"/>
                          </w:tblCellMar>
                          <w:tblLook w:val="04A0"/>
                        </w:tblPr>
                        <w:tblGrid>
                          <w:gridCol w:w="7315"/>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c>
                      <w:tcPr>
                        <w:tcW w:w="0" w:type="auto"/>
                        <w:gridSpan w:val="2"/>
                        <w:hideMark/>
                      </w:tcPr>
                      <w:tbl>
                        <w:tblPr>
                          <w:tblW w:w="5000" w:type="pct"/>
                          <w:tblCellSpacing w:w="30" w:type="dxa"/>
                          <w:tblCellMar>
                            <w:left w:w="0" w:type="dxa"/>
                            <w:right w:w="0" w:type="dxa"/>
                          </w:tblCellMar>
                          <w:tblLook w:val="04A0"/>
                        </w:tblPr>
                        <w:tblGrid>
                          <w:gridCol w:w="1069"/>
                        </w:tblGrid>
                        <w:tr w:rsidR="00014539">
                          <w:trPr>
                            <w:tblCellSpacing w:w="30" w:type="dxa"/>
                          </w:trPr>
                          <w:tc>
                            <w:tcPr>
                              <w:tcW w:w="0" w:type="auto"/>
                              <w:vAlign w:val="center"/>
                              <w:hideMark/>
                            </w:tcPr>
                            <w:p w:rsidR="00014539" w:rsidRDefault="00014539">
                              <w:pPr>
                                <w:pStyle w:val="estilo9"/>
                                <w:rPr>
                                  <w:rFonts w:cs="Arial"/>
                                </w:rPr>
                              </w:pPr>
                              <w:r>
                                <w:rPr>
                                  <w:rStyle w:val="estilo1231"/>
                                </w:rPr>
                                <w:t>   3.- Tendremos que picar ahora nuevamente con el botón izquierdo sobre el botón " Apagar " y esto hará que realmente comience el proceso de apagado del PC con las comprobaciones oportunas, sin que tengamos que hacer nada, hasta que al final notemos como el PC deja de funcionar; así que hecho lo anterior, apagamos la pantalla oprimiendo el correspondiente botón frontal de la misma, y listo. El equipo se ha apagado de forma correcta.</w:t>
                              </w:r>
                            </w:p>
                            <w:p w:rsidR="00014539" w:rsidRDefault="00014539">
                              <w:pPr>
                                <w:pStyle w:val="estilo9"/>
                                <w:rPr>
                                  <w:rFonts w:cs="Arial"/>
                                </w:rPr>
                              </w:pPr>
                              <w:r>
                                <w:rPr>
                                  <w:rFonts w:cs="Arial"/>
                                </w:rPr>
                                <w:t>   </w:t>
                              </w:r>
                              <w:r>
                                <w:rPr>
                                  <w:rStyle w:val="estilo1231"/>
                                </w:rPr>
                                <w:t xml:space="preserve">Repito que a ser posible </w:t>
                              </w:r>
                              <w:r>
                                <w:rPr>
                                  <w:rStyle w:val="estilo1231"/>
                                </w:rPr>
                                <w:lastRenderedPageBreak/>
                                <w:t xml:space="preserve">siempre se debería seguir esta norma para proceder a apagar nuestro equipo de forma correcta y evitar así que </w:t>
                              </w:r>
                              <w:proofErr w:type="spellStart"/>
                              <w:r>
                                <w:rPr>
                                  <w:rStyle w:val="estilo1231"/>
                                </w:rPr>
                                <w:t>puediesen</w:t>
                              </w:r>
                              <w:proofErr w:type="spellEnd"/>
                              <w:r>
                                <w:rPr>
                                  <w:rStyle w:val="estilo1231"/>
                                </w:rPr>
                                <w:t xml:space="preserve"> presentarse algunos problemas cuando volviésemos a encenderlo más adelante. No obstante surgen ocasiones en que no nos quedará más remedio que apagar mediante el botón ya que nuestro equipo no responde a la secuencia que expliqué más arriba. En este caso, no lo dudes y apaga oprimiendo el botón, sin miedo porque no es probable que ocurra </w:t>
                              </w:r>
                              <w:r>
                                <w:rPr>
                                  <w:rStyle w:val="estilo1231"/>
                                </w:rPr>
                                <w:lastRenderedPageBreak/>
                                <w:t>nada anormal.</w:t>
                              </w:r>
                              <w:r>
                                <w:rPr>
                                  <w:rFonts w:ascii="Arial" w:hAnsi="Arial" w:cs="Arial"/>
                                  <w:color w:val="000000"/>
                                  <w:sz w:val="20"/>
                                  <w:szCs w:val="20"/>
                                </w:rPr>
                                <w:br/>
                              </w:r>
                              <w:r>
                                <w:rPr>
                                  <w:rStyle w:val="estilo1231"/>
                                </w:rPr>
                                <w:t xml:space="preserve">   IMPORTANTE: Puede ocurrir también (muy raras veces) que nuestro ordenador no se apague de ninguna </w:t>
                              </w:r>
                              <w:proofErr w:type="spellStart"/>
                              <w:r>
                                <w:rPr>
                                  <w:rStyle w:val="estilo1231"/>
                                </w:rPr>
                                <w:t>forma.En</w:t>
                              </w:r>
                              <w:proofErr w:type="spellEnd"/>
                              <w:r>
                                <w:rPr>
                                  <w:rStyle w:val="estilo1231"/>
                                </w:rPr>
                                <w:t xml:space="preserve"> este caso la solución es </w:t>
                              </w:r>
                              <w:r>
                                <w:rPr>
                                  <w:rStyle w:val="nfasis"/>
                                  <w:color w:val="000000"/>
                                </w:rPr>
                                <w:t>desenchufar la toma de corriente y volver a conectarla</w:t>
                              </w:r>
                              <w:r>
                                <w:rPr>
                                  <w:rStyle w:val="estilo1231"/>
                                </w:rPr>
                                <w:t>.</w:t>
                              </w:r>
                            </w:p>
                            <w:p w:rsidR="00014539" w:rsidRDefault="00014539">
                              <w:pPr>
                                <w:pStyle w:val="estilo123"/>
                              </w:pPr>
                              <w:r>
                                <w:t>   </w:t>
                              </w:r>
                              <w:proofErr w:type="spellStart"/>
                              <w:r>
                                <w:t>Podeis</w:t>
                              </w:r>
                              <w:proofErr w:type="spellEnd"/>
                              <w:r>
                                <w:t xml:space="preserve"> realizar una vez todo el ciclo completo, es decir, encender el equipo y una vez haya aparecido el Escritorio, lo </w:t>
                              </w:r>
                              <w:proofErr w:type="spellStart"/>
                              <w:r>
                                <w:t>apagais</w:t>
                              </w:r>
                              <w:proofErr w:type="spellEnd"/>
                              <w:r>
                                <w:t xml:space="preserve"> como hemos visto para que esta tarea os resulte fácil a partir de ahora. </w:t>
                              </w:r>
                            </w:p>
                            <w:p w:rsidR="00014539" w:rsidRDefault="00014539">
                              <w:pPr>
                                <w:pStyle w:val="estilo123"/>
                              </w:pPr>
                              <w:r>
                                <w:t xml:space="preserve">   Y es todo por hoy, me despido hasta el próximo </w:t>
                              </w:r>
                              <w:r>
                                <w:lastRenderedPageBreak/>
                                <w:t xml:space="preserve">capítulo. Saludos. </w:t>
                              </w:r>
                              <w:hyperlink r:id="rId116" w:tgtFrame="_blank" w:history="1">
                                <w:r>
                                  <w:rPr>
                                    <w:rStyle w:val="Hipervnculo"/>
                                  </w:rPr>
                                  <w:t>Recomienda el curso a un amigo</w:t>
                                </w:r>
                              </w:hyperlink>
                              <w:r>
                                <w:t xml:space="preserve"> tuyo.</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384"/>
                        </w:tblGrid>
                        <w:tr w:rsidR="00014539">
                          <w:trPr>
                            <w:tblCellSpacing w:w="30" w:type="dxa"/>
                          </w:trPr>
                          <w:tc>
                            <w:tcPr>
                              <w:tcW w:w="0" w:type="auto"/>
                              <w:vAlign w:val="center"/>
                              <w:hideMark/>
                            </w:tcPr>
                            <w:p w:rsidR="00014539" w:rsidRDefault="00014539">
                              <w:pPr>
                                <w:jc w:val="right"/>
                                <w:rPr>
                                  <w:rFonts w:ascii="Arial" w:hAnsi="Arial" w:cs="Arial"/>
                                  <w:color w:val="000033"/>
                                  <w:sz w:val="18"/>
                                  <w:szCs w:val="18"/>
                                </w:rPr>
                              </w:pPr>
                              <w:hyperlink r:id="rId117" w:history="1">
                                <w:r>
                                  <w:rPr>
                                    <w:rStyle w:val="Hipervnculo"/>
                                  </w:rPr>
                                  <w:t>Subir al principio (menú del curso)</w:t>
                                </w:r>
                              </w:hyperlink>
                              <w:r>
                                <w:rPr>
                                  <w:rFonts w:ascii="Arial" w:hAnsi="Arial" w:cs="Arial"/>
                                  <w:color w:val="000033"/>
                                  <w:sz w:val="18"/>
                                  <w:szCs w:val="18"/>
                                </w:rPr>
                                <w:t> &gt;&gt;&gt;  </w:t>
                              </w:r>
                            </w:p>
                          </w:tc>
                        </w:tr>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Fonts w:ascii="Arial" w:hAnsi="Arial" w:cs="Arial"/>
                                  <w:color w:val="000033"/>
                                  <w:sz w:val="18"/>
                                  <w:szCs w:val="18"/>
                                </w:rPr>
                                <w:t xml:space="preserve">    </w:t>
                              </w: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r>
                </w:tbl>
                <w:p w:rsidR="00014539" w:rsidRDefault="00014539" w:rsidP="00014539">
                  <w:pPr>
                    <w:pStyle w:val="estilo278"/>
                  </w:pP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80"/>
                      <w:sz w:val="18"/>
                      <w:szCs w:val="18"/>
                      <w:lang w:eastAsia="es-ES"/>
                    </w:rPr>
                    <w:lastRenderedPageBreak/>
                    <w:drawing>
                      <wp:inline distT="0" distB="0" distL="0" distR="0">
                        <wp:extent cx="4762500" cy="3571875"/>
                        <wp:effectExtent l="19050" t="0" r="0" b="0"/>
                        <wp:docPr id="49" name="Imagen 49" descr="captura de pantalla de un Escritorio.Explicando el arr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de un Escritorio.Explicando el arranque."/>
                                <pic:cNvPicPr>
                                  <a:picLocks noChangeAspect="1" noChangeArrowheads="1"/>
                                </pic:cNvPicPr>
                              </pic:nvPicPr>
                              <pic:blipFill>
                                <a:blip r:embed="rId118"/>
                                <a:srcRect/>
                                <a:stretch>
                                  <a:fillRect/>
                                </a:stretch>
                              </pic:blipFill>
                              <pic:spPr bwMode="auto">
                                <a:xfrm>
                                  <a:off x="0" y="0"/>
                                  <a:ext cx="4762500" cy="357187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hyperlink r:id="rId119" w:history="1">
                    <w:r>
                      <w:rPr>
                        <w:rStyle w:val="Hipervnculo"/>
                      </w:rPr>
                      <w:t>Subir al principio</w:t>
                    </w:r>
                  </w:hyperlink>
                  <w:r>
                    <w:rPr>
                      <w:rFonts w:ascii="Arial" w:hAnsi="Arial" w:cs="Arial"/>
                      <w:color w:val="000033"/>
                      <w:sz w:val="18"/>
                      <w:szCs w:val="18"/>
                    </w:rPr>
                    <w:t xml:space="preserve"> &gt;&gt;</w:t>
                  </w:r>
                </w:p>
              </w:tc>
            </w:tr>
            <w:tr w:rsidR="00014539">
              <w:trPr>
                <w:tblCellSpacing w:w="30" w:type="dxa"/>
              </w:trPr>
              <w:tc>
                <w:tcPr>
                  <w:tcW w:w="0" w:type="auto"/>
                  <w:vAlign w:val="center"/>
                  <w:hideMark/>
                </w:tcPr>
                <w:p w:rsidR="00014539" w:rsidRDefault="00014539" w:rsidP="00014539">
                  <w:pPr>
                    <w:rPr>
                      <w:rFonts w:ascii="Arial" w:hAnsi="Arial" w:cs="Arial"/>
                      <w:color w:val="000000"/>
                      <w:sz w:val="20"/>
                      <w:szCs w:val="20"/>
                    </w:rPr>
                  </w:pPr>
                  <w:r>
                    <w:rPr>
                      <w:rFonts w:ascii="Arial" w:hAnsi="Arial" w:cs="Arial"/>
                      <w:color w:val="000000"/>
                      <w:sz w:val="20"/>
                      <w:szCs w:val="20"/>
                    </w:rPr>
                    <w:t xml:space="preserve">   Una vez aquí, pues nada picas una vez con el botón izquierdo del ratón (debes saber que el ratón dispone normalmente de 2 botones o pulsadores, uno a la izquierda y otro a la derecha, y además los más modernos tienen una ruedecita </w:t>
                  </w:r>
                  <w:proofErr w:type="spellStart"/>
                  <w:r>
                    <w:rPr>
                      <w:rFonts w:ascii="Arial" w:hAnsi="Arial" w:cs="Arial"/>
                      <w:color w:val="000000"/>
                      <w:sz w:val="20"/>
                      <w:szCs w:val="20"/>
                    </w:rPr>
                    <w:t>enmedio</w:t>
                  </w:r>
                  <w:proofErr w:type="spellEnd"/>
                  <w:r>
                    <w:rPr>
                      <w:rFonts w:ascii="Arial" w:hAnsi="Arial" w:cs="Arial"/>
                      <w:color w:val="000000"/>
                      <w:sz w:val="20"/>
                      <w:szCs w:val="20"/>
                    </w:rPr>
                    <w:t xml:space="preserve"> de ambos botones y veremos su uso más adelante), y verás que el sistema carga tu configuración y </w:t>
                  </w:r>
                  <w:r>
                    <w:rPr>
                      <w:rStyle w:val="nfasis"/>
                      <w:rFonts w:ascii="Arial" w:hAnsi="Arial" w:cs="Arial"/>
                      <w:color w:val="000000"/>
                      <w:sz w:val="20"/>
                      <w:szCs w:val="20"/>
                    </w:rPr>
                    <w:t xml:space="preserve">al final te lleva a la pantalla de trabajo, que se llama </w:t>
                  </w:r>
                  <w:r>
                    <w:rPr>
                      <w:rStyle w:val="estilo41"/>
                      <w:rFonts w:ascii="Arial" w:hAnsi="Arial" w:cs="Arial"/>
                      <w:sz w:val="20"/>
                      <w:szCs w:val="20"/>
                    </w:rPr>
                    <w:t xml:space="preserve">ESCRITORIO </w:t>
                  </w:r>
                  <w:r>
                    <w:rPr>
                      <w:rFonts w:ascii="Arial" w:hAnsi="Arial" w:cs="Arial"/>
                      <w:color w:val="000000"/>
                      <w:sz w:val="20"/>
                      <w:szCs w:val="20"/>
                    </w:rPr>
                    <w:t>, y que más o menos se parecerá a la que te muestro a continuación:</w:t>
                  </w:r>
                  <w:r>
                    <w:rPr>
                      <w:rFonts w:ascii="Arial" w:hAnsi="Arial" w:cs="Arial"/>
                      <w:color w:val="000000"/>
                      <w:sz w:val="20"/>
                      <w:szCs w:val="20"/>
                    </w:rPr>
                    <w:br/>
                  </w:r>
                  <w:r>
                    <w:rPr>
                      <w:rStyle w:val="estilo81"/>
                      <w:rFonts w:ascii="Arial" w:hAnsi="Arial" w:cs="Arial"/>
                      <w:sz w:val="20"/>
                      <w:szCs w:val="20"/>
                    </w:rPr>
                    <w:t>-</w:t>
                  </w:r>
                </w:p>
              </w:tc>
            </w:tr>
          </w:tbl>
          <w:p w:rsidR="00014539" w:rsidRDefault="00014539">
            <w:pPr>
              <w:rPr>
                <w:rFonts w:ascii="Arial" w:hAnsi="Arial" w:cs="Arial"/>
                <w:color w:val="000033"/>
                <w:sz w:val="18"/>
                <w:szCs w:val="18"/>
              </w:rPr>
            </w:pPr>
          </w:p>
        </w:tc>
      </w:tr>
      <w:tr w:rsidR="00014539">
        <w:trPr>
          <w:tblCellSpacing w:w="0" w:type="dxa"/>
        </w:trPr>
        <w:tc>
          <w:tcPr>
            <w:tcW w:w="0" w:type="auto"/>
            <w:gridSpan w:val="4"/>
            <w:hideMark/>
          </w:tcPr>
          <w:tbl>
            <w:tblPr>
              <w:tblW w:w="5000" w:type="pct"/>
              <w:tblCellSpacing w:w="30" w:type="dxa"/>
              <w:tblCellMar>
                <w:left w:w="0" w:type="dxa"/>
                <w:right w:w="0" w:type="dxa"/>
              </w:tblCellMar>
              <w:tblLook w:val="04A0"/>
            </w:tblPr>
            <w:tblGrid>
              <w:gridCol w:w="1145"/>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pict/>
                  </w: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c>
          <w:tcPr>
            <w:tcW w:w="0" w:type="auto"/>
            <w:hideMark/>
          </w:tcPr>
          <w:tbl>
            <w:tblPr>
              <w:tblW w:w="5000" w:type="pct"/>
              <w:tblCellSpacing w:w="30" w:type="dxa"/>
              <w:tblCellMar>
                <w:left w:w="0" w:type="dxa"/>
                <w:right w:w="0" w:type="dxa"/>
              </w:tblCellMar>
              <w:tblLook w:val="04A0"/>
            </w:tblPr>
            <w:tblGrid>
              <w:gridCol w:w="7359"/>
            </w:tblGrid>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80"/>
                      <w:sz w:val="18"/>
                      <w:szCs w:val="18"/>
                      <w:lang w:eastAsia="es-ES"/>
                    </w:rPr>
                    <w:drawing>
                      <wp:inline distT="0" distB="0" distL="0" distR="0">
                        <wp:extent cx="4486275" cy="3152775"/>
                        <wp:effectExtent l="19050" t="0" r="9525" b="0"/>
                        <wp:docPr id="54" name="Imagen 54" descr="Imagen de un ejemplo de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n de un ejemplo de Escritorio"/>
                                <pic:cNvPicPr>
                                  <a:picLocks noChangeAspect="1" noChangeArrowheads="1"/>
                                </pic:cNvPicPr>
                              </pic:nvPicPr>
                              <pic:blipFill>
                                <a:blip r:embed="rId120"/>
                                <a:srcRect/>
                                <a:stretch>
                                  <a:fillRect/>
                                </a:stretch>
                              </pic:blipFill>
                              <pic:spPr bwMode="auto">
                                <a:xfrm>
                                  <a:off x="0" y="0"/>
                                  <a:ext cx="4486275" cy="3152775"/>
                                </a:xfrm>
                                <a:prstGeom prst="rect">
                                  <a:avLst/>
                                </a:prstGeom>
                                <a:noFill/>
                                <a:ln w="9525">
                                  <a:noFill/>
                                  <a:miter lim="800000"/>
                                  <a:headEnd/>
                                  <a:tailEnd/>
                                </a:ln>
                              </pic:spPr>
                            </pic:pic>
                          </a:graphicData>
                        </a:graphic>
                      </wp:inline>
                    </w:drawing>
                  </w:r>
                </w:p>
              </w:tc>
            </w:tr>
          </w:tbl>
          <w:p w:rsidR="00014539" w:rsidRDefault="00014539">
            <w:pPr>
              <w:rPr>
                <w:rFonts w:ascii="Arial" w:hAnsi="Arial" w:cs="Arial"/>
                <w:color w:val="000033"/>
                <w:sz w:val="18"/>
                <w:szCs w:val="18"/>
              </w:rPr>
            </w:pPr>
          </w:p>
        </w:tc>
      </w:tr>
      <w:tr w:rsidR="00014539">
        <w:trPr>
          <w:tblCellSpacing w:w="0" w:type="dxa"/>
        </w:trPr>
        <w:tc>
          <w:tcPr>
            <w:tcW w:w="0" w:type="auto"/>
            <w:gridSpan w:val="4"/>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t xml:space="preserve">    Como ves te presento uno de los tipos de Escritorio que pueden aparecerte, pero pueden presentar otros muchos aspectos porque cada uno lo suele configurar de maneras distintas.-Es igual, el caso es que entiendas que aquí acabarás cada vez que enciendas tu PC. </w:t>
                  </w:r>
                </w:p>
                <w:p w:rsidR="00014539" w:rsidRDefault="00014539" w:rsidP="00014539">
                  <w:pPr>
                    <w:pStyle w:val="estilo123"/>
                  </w:pPr>
                  <w:r>
                    <w:t xml:space="preserve">   Por supuesto que si el s. operativo fuese por ejemplo Windows 2000 u otro, la forma diferiría en que la pantalla en que debes picar sobre el usuario cambiaría, pero al final también acabarías en el Escritorio que acabamos de ver. </w:t>
                  </w:r>
                </w:p>
                <w:p w:rsidR="00014539" w:rsidRDefault="00014539" w:rsidP="00014539">
                  <w:pPr>
                    <w:pStyle w:val="estilo123"/>
                  </w:pPr>
                  <w:r>
                    <w:t>   Ahora te presentaré lo que encontrarás en dicho Escritorio siempre; por un lado verás que abajo hay una barra que presentará este aspecto:</w:t>
                  </w:r>
                  <w:r>
                    <w:br/>
                  </w:r>
                  <w:r>
                    <w:rPr>
                      <w:rStyle w:val="estilo81"/>
                    </w:rPr>
                    <w:t>-</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00"/>
                      <w:sz w:val="18"/>
                      <w:szCs w:val="18"/>
                      <w:lang w:eastAsia="es-ES"/>
                    </w:rPr>
                    <w:drawing>
                      <wp:inline distT="0" distB="0" distL="0" distR="0">
                        <wp:extent cx="5048250" cy="209550"/>
                        <wp:effectExtent l="19050" t="0" r="0" b="0"/>
                        <wp:docPr id="55" name="Imagen 55" descr="Barra de herramientas inferior del Escritorio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arra de herramientas inferior del Escritorio de Windows."/>
                                <pic:cNvPicPr>
                                  <a:picLocks noChangeAspect="1" noChangeArrowheads="1"/>
                                </pic:cNvPicPr>
                              </pic:nvPicPr>
                              <pic:blipFill>
                                <a:blip r:embed="rId110"/>
                                <a:srcRect/>
                                <a:stretch>
                                  <a:fillRect/>
                                </a:stretch>
                              </pic:blipFill>
                              <pic:spPr bwMode="auto">
                                <a:xfrm>
                                  <a:off x="0" y="0"/>
                                  <a:ext cx="5048250" cy="209550"/>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Style w:val="estilo1231"/>
                    </w:rPr>
                    <w:t>   Aunque igual que comenté antes el aspecto puede variar de un PC a otro según configuraciones, pero lo importante es que te fijes en que siempre habrá a la izquierda un botón que se llama "Inicio", y a la derecha otro en que como ves aparece la hora y entre ellos pueden aparecer diversos elementos pero de momento no te preocupe, lo único que quiero es que te familiarices con la pantalla del Escritorio. Saludos y hasta la próxima.</w:t>
                  </w:r>
                  <w:r>
                    <w:rPr>
                      <w:rFonts w:ascii="Arial" w:hAnsi="Arial" w:cs="Arial"/>
                      <w:color w:val="000033"/>
                      <w:sz w:val="18"/>
                      <w:szCs w:val="18"/>
                    </w:rPr>
                    <w:t xml:space="preserve"> (Puedes </w:t>
                  </w:r>
                  <w:hyperlink r:id="rId121" w:tgtFrame="_blank" w:history="1">
                    <w:r>
                      <w:rPr>
                        <w:rStyle w:val="Hipervnculo"/>
                      </w:rPr>
                      <w:t>recomendar a un amigo</w:t>
                    </w:r>
                  </w:hyperlink>
                  <w:r>
                    <w:rPr>
                      <w:rFonts w:ascii="Arial" w:hAnsi="Arial" w:cs="Arial"/>
                      <w:color w:val="000033"/>
                      <w:sz w:val="18"/>
                      <w:szCs w:val="18"/>
                    </w:rPr>
                    <w:t xml:space="preserve"> este curso)</w:t>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pPr>
                    <w:jc w:val="right"/>
                    <w:rPr>
                      <w:rFonts w:ascii="Arial" w:hAnsi="Arial" w:cs="Arial"/>
                      <w:color w:val="000033"/>
                      <w:sz w:val="18"/>
                      <w:szCs w:val="18"/>
                    </w:rPr>
                  </w:pPr>
                  <w:hyperlink r:id="rId122" w:history="1">
                    <w:r>
                      <w:rPr>
                        <w:rStyle w:val="Hipervnculo"/>
                      </w:rPr>
                      <w:t>Subir al principio (menú del curso)</w:t>
                    </w:r>
                  </w:hyperlink>
                  <w:r>
                    <w:rPr>
                      <w:rFonts w:ascii="Arial" w:hAnsi="Arial" w:cs="Arial"/>
                      <w:color w:val="000033"/>
                      <w:sz w:val="18"/>
                      <w:szCs w:val="18"/>
                    </w:rPr>
                    <w:t> &gt;&gt;&gt;  </w:t>
                  </w:r>
                </w:p>
              </w:tc>
            </w:tr>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t> </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5"/>
            <w:hideMark/>
          </w:tcPr>
          <w:tbl>
            <w:tblPr>
              <w:tblW w:w="5000" w:type="pct"/>
              <w:tblCellSpacing w:w="0" w:type="dxa"/>
              <w:tblCellMar>
                <w:left w:w="0" w:type="dxa"/>
                <w:right w:w="0" w:type="dxa"/>
              </w:tblCellMar>
              <w:tblLook w:val="04A0"/>
            </w:tblPr>
            <w:tblGrid>
              <w:gridCol w:w="850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3674"/>
                    <w:gridCol w:w="4830"/>
                  </w:tblGrid>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37"/>
                                <w:rPr>
                                  <w:rFonts w:cs="Arial"/>
                                </w:rPr>
                              </w:pPr>
                              <w:r>
                                <w:rPr>
                                  <w:rStyle w:val="estilo1231"/>
                                </w:rPr>
                                <w:t> Hoy nos vamos a adentrar en otro tema que aunque se suele dejar de lado, tiene su importancia:</w:t>
                              </w:r>
                              <w:proofErr w:type="gramStart"/>
                              <w:r>
                                <w:rPr>
                                  <w:rStyle w:val="estilo1231"/>
                                </w:rPr>
                                <w:t xml:space="preserve">  </w:t>
                              </w:r>
                              <w:r>
                                <w:rPr>
                                  <w:rStyle w:val="nfasis"/>
                                  <w:rFonts w:ascii="Arial" w:hAnsi="Arial" w:cs="Arial"/>
                                  <w:color w:val="000000"/>
                                  <w:sz w:val="20"/>
                                  <w:szCs w:val="20"/>
                                </w:rPr>
                                <w:t>el</w:t>
                              </w:r>
                              <w:proofErr w:type="gramEnd"/>
                              <w:r>
                                <w:rPr>
                                  <w:rStyle w:val="nfasis"/>
                                  <w:rFonts w:ascii="Arial" w:hAnsi="Arial" w:cs="Arial"/>
                                  <w:color w:val="000000"/>
                                  <w:sz w:val="20"/>
                                  <w:szCs w:val="20"/>
                                </w:rPr>
                                <w:t xml:space="preserve"> teclado </w:t>
                              </w:r>
                              <w:r>
                                <w:rPr>
                                  <w:rStyle w:val="estilo1231"/>
                                </w:rPr>
                                <w:t xml:space="preserve">, ya que es </w:t>
                              </w:r>
                              <w:r>
                                <w:rPr>
                                  <w:rStyle w:val="estilo1161"/>
                                  <w:rFonts w:ascii="Arial" w:hAnsi="Arial" w:cs="Arial"/>
                                  <w:sz w:val="20"/>
                                  <w:szCs w:val="20"/>
                                </w:rPr>
                                <w:t>el medio con el que introducimos datos al PC</w:t>
                              </w:r>
                              <w:r>
                                <w:rPr>
                                  <w:rStyle w:val="estilo1231"/>
                                </w:rPr>
                                <w:t xml:space="preserve"> y como veis consta de un gran número de teclas, que cuando se conocen no </w:t>
                              </w:r>
                              <w:proofErr w:type="spellStart"/>
                              <w:r>
                                <w:rPr>
                                  <w:rStyle w:val="estilo1231"/>
                                </w:rPr>
                                <w:t>dá</w:t>
                              </w:r>
                              <w:proofErr w:type="spellEnd"/>
                              <w:r>
                                <w:rPr>
                                  <w:rStyle w:val="estilo1231"/>
                                </w:rPr>
                                <w:t xml:space="preserve"> problema alguno, pero cuando es la primera vez que se usa es un poco agobiante ver tanta tecla y tener dudas acerca del servicio de cada una. </w:t>
                              </w:r>
                              <w:r>
                                <w:rPr>
                                  <w:rFonts w:cs="Arial"/>
                                </w:rPr>
                                <w:br/>
                              </w:r>
                              <w:r>
                                <w:rPr>
                                  <w:rStyle w:val="estilo1231"/>
                                </w:rPr>
                                <w:lastRenderedPageBreak/>
                                <w:t>   Los teclados aunque presenten modelos muy variados, más o menos vistosos y ergonómicos, hasta existen ya sin cable (los llamados "inalámbricos"), lo que siempre tendrán una apariencia en cuando a las teclas similar al que presento en esta foto:</w:t>
                              </w:r>
                              <w:r>
                                <w:rPr>
                                  <w:rFonts w:cs="Arial"/>
                                </w:rPr>
                                <w:br/>
                              </w:r>
                              <w:r>
                                <w:rPr>
                                  <w:rFonts w:cs="Arial"/>
                                </w:rPr>
                                <w:br/>
                                <w:t>      </w:t>
                              </w:r>
                              <w:r>
                                <w:rPr>
                                  <w:rFonts w:cs="Arial"/>
                                  <w:noProof/>
                                </w:rPr>
                                <w:drawing>
                                  <wp:inline distT="0" distB="0" distL="0" distR="0">
                                    <wp:extent cx="6743700" cy="2743200"/>
                                    <wp:effectExtent l="19050" t="0" r="0" b="0"/>
                                    <wp:docPr id="120" name="Imagen 120" descr="teclado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eclado ordenador"/>
                                            <pic:cNvPicPr>
                                              <a:picLocks noChangeAspect="1" noChangeArrowheads="1"/>
                                            </pic:cNvPicPr>
                                          </pic:nvPicPr>
                                          <pic:blipFill>
                                            <a:blip r:embed="rId123"/>
                                            <a:srcRect/>
                                            <a:stretch>
                                              <a:fillRect/>
                                            </a:stretch>
                                          </pic:blipFill>
                                          <pic:spPr bwMode="auto">
                                            <a:xfrm>
                                              <a:off x="0" y="0"/>
                                              <a:ext cx="6743700" cy="2743200"/>
                                            </a:xfrm>
                                            <a:prstGeom prst="rect">
                                              <a:avLst/>
                                            </a:prstGeom>
                                            <a:noFill/>
                                            <a:ln w="9525">
                                              <a:noFill/>
                                              <a:miter lim="800000"/>
                                              <a:headEnd/>
                                              <a:tailEnd/>
                                            </a:ln>
                                          </pic:spPr>
                                        </pic:pic>
                                      </a:graphicData>
                                    </a:graphic>
                                  </wp:inline>
                                </w:drawing>
                              </w:r>
                            </w:p>
                          </w:tc>
                        </w:tr>
                      </w:tbl>
                      <w:p w:rsidR="00014539" w:rsidRDefault="00014539">
                        <w:pPr>
                          <w:rPr>
                            <w:rFonts w:ascii="Arial" w:hAnsi="Arial" w:cs="Arial"/>
                            <w:color w:val="000033"/>
                            <w:sz w:val="18"/>
                            <w:szCs w:val="18"/>
                          </w:rPr>
                        </w:pPr>
                      </w:p>
                    </w:tc>
                  </w:tr>
                  <w:tr w:rsidR="00014539">
                    <w:trPr>
                      <w:tblCellSpacing w:w="0" w:type="dxa"/>
                    </w:trPr>
                    <w:tc>
                      <w:tcPr>
                        <w:tcW w:w="2150" w:type="pct"/>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2850" w:type="pct"/>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pPr>
                                <w:pStyle w:val="estilo123"/>
                              </w:pPr>
                              <w:r>
                                <w:t xml:space="preserve">   Veis que está dividido en tres partes diferenciadas, una a la izquierda que es el llamado " </w:t>
                              </w:r>
                              <w:r>
                                <w:rPr>
                                  <w:rStyle w:val="nfasis"/>
                                  <w:b/>
                                  <w:bCs/>
                                  <w:color w:val="336699"/>
                                </w:rPr>
                                <w:t xml:space="preserve">Teclado Alfanumérico </w:t>
                              </w:r>
                              <w:r>
                                <w:t xml:space="preserve">" y el que más teclas tiene; a la derecha el " </w:t>
                              </w:r>
                              <w:r>
                                <w:rPr>
                                  <w:rStyle w:val="nfasis"/>
                                  <w:b/>
                                  <w:bCs/>
                                  <w:color w:val="336699"/>
                                </w:rPr>
                                <w:t xml:space="preserve">Teclado Numérico </w:t>
                              </w:r>
                              <w:r>
                                <w:t>" que se asemeja a una calculadora.</w:t>
                              </w:r>
                              <w:r>
                                <w:br/>
                              </w:r>
                              <w:r>
                                <w:br/>
                                <w:t xml:space="preserve">  Y en el centro otro grupo de teclas (16 en total) que aparte de las 4 de dirección que veis con unas flechas, tiene otras que veremos. </w:t>
                              </w:r>
                            </w:p>
                            <w:p w:rsidR="00014539" w:rsidRDefault="00014539">
                              <w:pPr>
                                <w:pStyle w:val="estilo123"/>
                              </w:pPr>
                              <w:r>
                                <w:t xml:space="preserve">   El </w:t>
                              </w:r>
                              <w:r>
                                <w:rPr>
                                  <w:rStyle w:val="estilo41"/>
                                </w:rPr>
                                <w:t>Teclado Alfanumérico</w:t>
                              </w:r>
                              <w:r>
                                <w:t xml:space="preserve"> de la izquierda se compone de todas las letras del alfabeto (como si de una máquina de escribir se tratara) más otras que veremos ahora:</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lastRenderedPageBreak/>
                    <w:t>  </w:t>
                  </w:r>
                  <w:r>
                    <w:rPr>
                      <w:noProof/>
                    </w:rPr>
                    <w:drawing>
                      <wp:inline distT="0" distB="0" distL="0" distR="0">
                        <wp:extent cx="361950" cy="285750"/>
                        <wp:effectExtent l="19050" t="0" r="0" b="0"/>
                        <wp:docPr id="121" name="Imagen 121" descr="tecla e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ecla escape"/>
                                <pic:cNvPicPr>
                                  <a:picLocks noChangeAspect="1" noChangeArrowheads="1"/>
                                </pic:cNvPicPr>
                              </pic:nvPicPr>
                              <pic:blipFill>
                                <a:blip r:embed="rId124"/>
                                <a:srcRect/>
                                <a:stretch>
                                  <a:fillRect/>
                                </a:stretch>
                              </pic:blipFill>
                              <pic:spPr bwMode="auto">
                                <a:xfrm>
                                  <a:off x="0" y="0"/>
                                  <a:ext cx="361950" cy="285750"/>
                                </a:xfrm>
                                <a:prstGeom prst="rect">
                                  <a:avLst/>
                                </a:prstGeom>
                                <a:noFill/>
                                <a:ln w="9525">
                                  <a:noFill/>
                                  <a:miter lim="800000"/>
                                  <a:headEnd/>
                                  <a:tailEnd/>
                                </a:ln>
                              </pic:spPr>
                            </pic:pic>
                          </a:graphicData>
                        </a:graphic>
                      </wp:inline>
                    </w:drawing>
                  </w:r>
                  <w:r>
                    <w:t xml:space="preserve">  Es la tecla " </w:t>
                  </w:r>
                  <w:proofErr w:type="spellStart"/>
                  <w:r>
                    <w:rPr>
                      <w:rStyle w:val="nfasis"/>
                      <w:b/>
                      <w:bCs/>
                      <w:color w:val="333333"/>
                      <w:u w:val="single"/>
                    </w:rPr>
                    <w:t>Esc</w:t>
                  </w:r>
                  <w:proofErr w:type="spellEnd"/>
                  <w:r>
                    <w:rPr>
                      <w:rStyle w:val="nfasis"/>
                      <w:b/>
                      <w:bCs/>
                      <w:color w:val="333333"/>
                    </w:rPr>
                    <w:t xml:space="preserve"> </w:t>
                  </w:r>
                  <w:r>
                    <w:t xml:space="preserve">" que se encuentra en la parte superior izquierda del teclado, y sirve para salirse de algunos programas (o algún juego por ejemplo). </w:t>
                  </w:r>
                </w:p>
                <w:p w:rsidR="00014539" w:rsidRDefault="00014539" w:rsidP="00014539">
                  <w:pPr>
                    <w:pStyle w:val="estilo123"/>
                  </w:pPr>
                  <w:r>
                    <w:t>  </w:t>
                  </w:r>
                  <w:r>
                    <w:rPr>
                      <w:noProof/>
                    </w:rPr>
                    <w:drawing>
                      <wp:inline distT="0" distB="0" distL="0" distR="0">
                        <wp:extent cx="466725" cy="276225"/>
                        <wp:effectExtent l="19050" t="0" r="9525" b="0"/>
                        <wp:docPr id="122" name="Imagen 122" descr="tecla tab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cla tabulación"/>
                                <pic:cNvPicPr>
                                  <a:picLocks noChangeAspect="1" noChangeArrowheads="1"/>
                                </pic:cNvPicPr>
                              </pic:nvPicPr>
                              <pic:blipFill>
                                <a:blip r:embed="rId125"/>
                                <a:srcRect/>
                                <a:stretch>
                                  <a:fillRect/>
                                </a:stretch>
                              </pic:blipFill>
                              <pic:spPr bwMode="auto">
                                <a:xfrm>
                                  <a:off x="0" y="0"/>
                                  <a:ext cx="466725" cy="276225"/>
                                </a:xfrm>
                                <a:prstGeom prst="rect">
                                  <a:avLst/>
                                </a:prstGeom>
                                <a:noFill/>
                                <a:ln w="9525">
                                  <a:noFill/>
                                  <a:miter lim="800000"/>
                                  <a:headEnd/>
                                  <a:tailEnd/>
                                </a:ln>
                              </pic:spPr>
                            </pic:pic>
                          </a:graphicData>
                        </a:graphic>
                      </wp:inline>
                    </w:drawing>
                  </w:r>
                  <w:r>
                    <w:t xml:space="preserve">  La tecla de </w:t>
                  </w:r>
                  <w:r>
                    <w:rPr>
                      <w:rStyle w:val="nfasis"/>
                      <w:b/>
                      <w:bCs/>
                      <w:color w:val="333333"/>
                      <w:u w:val="single"/>
                    </w:rPr>
                    <w:t>tabulación</w:t>
                  </w:r>
                  <w:r>
                    <w:rPr>
                      <w:rStyle w:val="nfasis"/>
                      <w:b/>
                      <w:bCs/>
                      <w:color w:val="333333"/>
                    </w:rPr>
                    <w:t xml:space="preserve"> </w:t>
                  </w:r>
                  <w:r>
                    <w:t xml:space="preserve">, que aparece también a la izquierda y algo más abajo; sirve para realizar "saltos del cursor" por ejemplo cuando trabajamos en un programa de textos como Word, son siempre saltos hacia adelante en el párrafo, </w:t>
                  </w:r>
                </w:p>
                <w:p w:rsidR="00014539" w:rsidRDefault="00014539" w:rsidP="00014539">
                  <w:pPr>
                    <w:pStyle w:val="estilo123"/>
                  </w:pPr>
                  <w:r>
                    <w:t>  </w:t>
                  </w:r>
                  <w:r>
                    <w:rPr>
                      <w:noProof/>
                    </w:rPr>
                    <w:drawing>
                      <wp:inline distT="0" distB="0" distL="0" distR="0">
                        <wp:extent cx="514350" cy="276225"/>
                        <wp:effectExtent l="19050" t="0" r="0" b="0"/>
                        <wp:docPr id="123" name="Imagen 123" descr="tecla Bloqueo Mayús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ecla Bloqueo Mayúsculas"/>
                                <pic:cNvPicPr>
                                  <a:picLocks noChangeAspect="1" noChangeArrowheads="1"/>
                                </pic:cNvPicPr>
                              </pic:nvPicPr>
                              <pic:blipFill>
                                <a:blip r:embed="rId126"/>
                                <a:srcRect/>
                                <a:stretch>
                                  <a:fillRect/>
                                </a:stretch>
                              </pic:blipFill>
                              <pic:spPr bwMode="auto">
                                <a:xfrm>
                                  <a:off x="0" y="0"/>
                                  <a:ext cx="514350" cy="276225"/>
                                </a:xfrm>
                                <a:prstGeom prst="rect">
                                  <a:avLst/>
                                </a:prstGeom>
                                <a:noFill/>
                                <a:ln w="9525">
                                  <a:noFill/>
                                  <a:miter lim="800000"/>
                                  <a:headEnd/>
                                  <a:tailEnd/>
                                </a:ln>
                              </pic:spPr>
                            </pic:pic>
                          </a:graphicData>
                        </a:graphic>
                      </wp:inline>
                    </w:drawing>
                  </w:r>
                  <w:r>
                    <w:t xml:space="preserve">  Tecla que aquí veis como " </w:t>
                  </w:r>
                  <w:proofErr w:type="spellStart"/>
                  <w:r>
                    <w:rPr>
                      <w:rStyle w:val="nfasis"/>
                      <w:b/>
                      <w:bCs/>
                      <w:color w:val="333333"/>
                      <w:u w:val="single"/>
                    </w:rPr>
                    <w:t>Bloq</w:t>
                  </w:r>
                  <w:proofErr w:type="spellEnd"/>
                  <w:r>
                    <w:rPr>
                      <w:rStyle w:val="nfasis"/>
                      <w:b/>
                      <w:bCs/>
                      <w:color w:val="333333"/>
                      <w:u w:val="single"/>
                    </w:rPr>
                    <w:t xml:space="preserve"> Mayus</w:t>
                  </w:r>
                  <w:r>
                    <w:rPr>
                      <w:rStyle w:val="nfasis"/>
                      <w:b/>
                      <w:bCs/>
                      <w:color w:val="333333"/>
                    </w:rPr>
                    <w:t xml:space="preserve"> </w:t>
                  </w:r>
                  <w:r>
                    <w:t>" y que como su nombre indica sirve para que al pulsarla, todo lo que se escriba a partir de entonces salga en mayúsculas.-Para volver a escribir en minúsculas, se vuelve a pulsar.-Se sabe cuando está activada porque a la derecha del teclado se suele encender una lucecita verde u otro indicador de estar activada.</w:t>
                  </w:r>
                  <w:r>
                    <w:rPr>
                      <w:rStyle w:val="estilo81"/>
                    </w:rPr>
                    <w:t>-</w:t>
                  </w:r>
                  <w:r>
                    <w:br/>
                  </w:r>
                  <w:r>
                    <w:rPr>
                      <w:rStyle w:val="estilo81"/>
                    </w:rPr>
                    <w:t>-</w:t>
                  </w:r>
                </w:p>
              </w:tc>
            </w:tr>
            <w:tr w:rsidR="00014539">
              <w:trPr>
                <w:tblCellSpacing w:w="30" w:type="dxa"/>
              </w:trPr>
              <w:tc>
                <w:tcPr>
                  <w:tcW w:w="0" w:type="auto"/>
                  <w:vAlign w:val="center"/>
                  <w:hideMark/>
                </w:tcPr>
                <w:p w:rsidR="00014539" w:rsidRDefault="00014539" w:rsidP="00014539">
                  <w:pPr>
                    <w:pStyle w:val="estilo123"/>
                  </w:pPr>
                  <w:r>
                    <w:t>  </w:t>
                  </w:r>
                  <w:r>
                    <w:rPr>
                      <w:noProof/>
                    </w:rPr>
                    <w:drawing>
                      <wp:inline distT="0" distB="0" distL="0" distR="0">
                        <wp:extent cx="361950" cy="285750"/>
                        <wp:effectExtent l="19050" t="0" r="0" b="0"/>
                        <wp:docPr id="124" name="Imagen 124" descr="tecla Mayús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ecla Mayúsculas"/>
                                <pic:cNvPicPr>
                                  <a:picLocks noChangeAspect="1" noChangeArrowheads="1"/>
                                </pic:cNvPicPr>
                              </pic:nvPicPr>
                              <pic:blipFill>
                                <a:blip r:embed="rId127"/>
                                <a:srcRect/>
                                <a:stretch>
                                  <a:fillRect/>
                                </a:stretch>
                              </pic:blipFill>
                              <pic:spPr bwMode="auto">
                                <a:xfrm>
                                  <a:off x="0" y="0"/>
                                  <a:ext cx="361950" cy="285750"/>
                                </a:xfrm>
                                <a:prstGeom prst="rect">
                                  <a:avLst/>
                                </a:prstGeom>
                                <a:noFill/>
                                <a:ln w="9525">
                                  <a:noFill/>
                                  <a:miter lim="800000"/>
                                  <a:headEnd/>
                                  <a:tailEnd/>
                                </a:ln>
                              </pic:spPr>
                            </pic:pic>
                          </a:graphicData>
                        </a:graphic>
                      </wp:inline>
                    </w:drawing>
                  </w:r>
                  <w:r>
                    <w:t xml:space="preserve">  Tecla </w:t>
                  </w:r>
                  <w:r>
                    <w:rPr>
                      <w:rStyle w:val="nfasis"/>
                      <w:b/>
                      <w:bCs/>
                      <w:color w:val="333333"/>
                      <w:u w:val="single"/>
                    </w:rPr>
                    <w:t>mayúsculas</w:t>
                  </w:r>
                  <w:r>
                    <w:rPr>
                      <w:rStyle w:val="nfasis"/>
                      <w:b/>
                      <w:bCs/>
                      <w:color w:val="333333"/>
                    </w:rPr>
                    <w:t xml:space="preserve"> </w:t>
                  </w:r>
                  <w:r>
                    <w:t xml:space="preserve">que sirve para que la pulsemos y sin soltarla escribamos una o varias letras con la otra mano, en mayúsculas y en el momento que la soltamos todo aparecerá en minúsculas (por ejemplo para escribir Carlos, pulsaríamos esta tecla y sin soltarla pulsamos la "C", luego la soltamos y escribimos el resto "arlos").-Es una de las teclas duplicadas para comodidad, pues comprueba que está también a la derecha de este bloque alfanumérico que vemos. </w:t>
                  </w:r>
                </w:p>
                <w:p w:rsidR="00014539" w:rsidRDefault="00014539" w:rsidP="00014539">
                  <w:pPr>
                    <w:pStyle w:val="estilo123"/>
                  </w:pPr>
                  <w:r>
                    <w:lastRenderedPageBreak/>
                    <w:t>  </w:t>
                  </w:r>
                  <w:r>
                    <w:rPr>
                      <w:noProof/>
                    </w:rPr>
                    <w:drawing>
                      <wp:inline distT="0" distB="0" distL="0" distR="0">
                        <wp:extent cx="342900" cy="285750"/>
                        <wp:effectExtent l="19050" t="0" r="0" b="0"/>
                        <wp:docPr id="125" name="Imagen 125" descr="tecla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cla Alt"/>
                                <pic:cNvPicPr>
                                  <a:picLocks noChangeAspect="1" noChangeArrowheads="1"/>
                                </pic:cNvPicPr>
                              </pic:nvPicPr>
                              <pic:blipFill>
                                <a:blip r:embed="rId128"/>
                                <a:srcRect/>
                                <a:stretch>
                                  <a:fillRect/>
                                </a:stretch>
                              </pic:blipFill>
                              <pic:spPr bwMode="auto">
                                <a:xfrm>
                                  <a:off x="0" y="0"/>
                                  <a:ext cx="342900" cy="285750"/>
                                </a:xfrm>
                                <a:prstGeom prst="rect">
                                  <a:avLst/>
                                </a:prstGeom>
                                <a:noFill/>
                                <a:ln w="9525">
                                  <a:noFill/>
                                  <a:miter lim="800000"/>
                                  <a:headEnd/>
                                  <a:tailEnd/>
                                </a:ln>
                              </pic:spPr>
                            </pic:pic>
                          </a:graphicData>
                        </a:graphic>
                      </wp:inline>
                    </w:drawing>
                  </w:r>
                  <w:r>
                    <w:t xml:space="preserve">  Esta tecla que viene como " </w:t>
                  </w:r>
                  <w:proofErr w:type="spellStart"/>
                  <w:r>
                    <w:rPr>
                      <w:rStyle w:val="nfasis"/>
                      <w:b/>
                      <w:bCs/>
                      <w:color w:val="333333"/>
                      <w:u w:val="single"/>
                    </w:rPr>
                    <w:t>Alt</w:t>
                  </w:r>
                  <w:proofErr w:type="spellEnd"/>
                  <w:r>
                    <w:rPr>
                      <w:rStyle w:val="nfasis"/>
                      <w:b/>
                      <w:bCs/>
                      <w:color w:val="333333"/>
                    </w:rPr>
                    <w:t xml:space="preserve"> </w:t>
                  </w:r>
                  <w:r>
                    <w:t>" es otra de las que están duplicadas (en la parte derecha suele venir como "</w:t>
                  </w:r>
                  <w:proofErr w:type="spellStart"/>
                  <w:r>
                    <w:t>AltGr</w:t>
                  </w:r>
                  <w:proofErr w:type="spellEnd"/>
                  <w:r>
                    <w:t xml:space="preserve">") y sirve para realizar determinadas acciones en combinación con otra tecla pero solo en determinados casos que exija un programa su uso. (Prueba por ejemplo a pulsar esta tecla </w:t>
                  </w:r>
                  <w:proofErr w:type="spellStart"/>
                  <w:r>
                    <w:t>Alt</w:t>
                  </w:r>
                  <w:proofErr w:type="spellEnd"/>
                  <w:r>
                    <w:t xml:space="preserve"> y sin soltarla pulsa en el teclado numérico de la parte derecha las teclas 1, 2 y 6) --en este orden y sin soltar </w:t>
                  </w:r>
                  <w:proofErr w:type="spellStart"/>
                  <w:r>
                    <w:t>Alt</w:t>
                  </w:r>
                  <w:proofErr w:type="spellEnd"/>
                  <w:r>
                    <w:t xml:space="preserve">--; verás como aparece el signo </w:t>
                  </w:r>
                  <w:r>
                    <w:rPr>
                      <w:rStyle w:val="estilo1411"/>
                    </w:rPr>
                    <w:t>~</w:t>
                  </w:r>
                </w:p>
                <w:p w:rsidR="00014539" w:rsidRDefault="00014539" w:rsidP="00014539">
                  <w:pPr>
                    <w:pStyle w:val="estilo123"/>
                  </w:pPr>
                  <w:r>
                    <w:t>  </w:t>
                  </w:r>
                  <w:r>
                    <w:rPr>
                      <w:noProof/>
                    </w:rPr>
                    <w:drawing>
                      <wp:inline distT="0" distB="0" distL="0" distR="0">
                        <wp:extent cx="352425" cy="276225"/>
                        <wp:effectExtent l="19050" t="0" r="9525" b="0"/>
                        <wp:docPr id="126" name="Imagen 126" descr="tecla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ecla Control"/>
                                <pic:cNvPicPr>
                                  <a:picLocks noChangeAspect="1" noChangeArrowheads="1"/>
                                </pic:cNvPicPr>
                              </pic:nvPicPr>
                              <pic:blipFill>
                                <a:blip r:embed="rId129"/>
                                <a:srcRect/>
                                <a:stretch>
                                  <a:fillRect/>
                                </a:stretch>
                              </pic:blipFill>
                              <pic:spPr bwMode="auto">
                                <a:xfrm>
                                  <a:off x="0" y="0"/>
                                  <a:ext cx="352425" cy="276225"/>
                                </a:xfrm>
                                <a:prstGeom prst="rect">
                                  <a:avLst/>
                                </a:prstGeom>
                                <a:noFill/>
                                <a:ln w="9525">
                                  <a:noFill/>
                                  <a:miter lim="800000"/>
                                  <a:headEnd/>
                                  <a:tailEnd/>
                                </a:ln>
                              </pic:spPr>
                            </pic:pic>
                          </a:graphicData>
                        </a:graphic>
                      </wp:inline>
                    </w:drawing>
                  </w:r>
                  <w:r>
                    <w:t>  Es la tecla "</w:t>
                  </w:r>
                  <w:proofErr w:type="spellStart"/>
                  <w:r>
                    <w:t>Ctrl</w:t>
                  </w:r>
                  <w:proofErr w:type="spellEnd"/>
                  <w:r>
                    <w:t xml:space="preserve">" llamada " </w:t>
                  </w:r>
                  <w:r>
                    <w:rPr>
                      <w:rStyle w:val="nfasis"/>
                      <w:b/>
                      <w:bCs/>
                      <w:color w:val="333333"/>
                      <w:u w:val="single"/>
                    </w:rPr>
                    <w:t>tecla Control</w:t>
                  </w:r>
                  <w:r>
                    <w:rPr>
                      <w:rStyle w:val="nfasis"/>
                      <w:b/>
                      <w:bCs/>
                      <w:color w:val="333333"/>
                    </w:rPr>
                    <w:t xml:space="preserve"> </w:t>
                  </w:r>
                  <w:r>
                    <w:t>" y también está duplicada.- Se usa en determinados casos y es muy útil; por ejemplo si pulsas esta tecla y sin soltarla pulsas ahora la tecla C tendrás copiado un texto que hayas seleccionado. Y si ahora, estando por ejemplo en el bloc de notas, pulsas esta tecla y sin soltarla pulsas la tecla V verás que el texto que habías copiado, quedará pegado en dicho bloc de notas. Tiene otros muchos usos.</w:t>
                  </w:r>
                  <w:r>
                    <w:br/>
                  </w:r>
                  <w:r>
                    <w:br/>
                  </w:r>
                  <w:r>
                    <w:br/>
                  </w:r>
                  <w:r>
                    <w:rPr>
                      <w:rStyle w:val="estilo221"/>
                    </w:rPr>
                    <w:t>  </w:t>
                  </w:r>
                  <w:r>
                    <w:rPr>
                      <w:rFonts w:ascii="Verdana" w:hAnsi="Verdana"/>
                      <w:noProof/>
                      <w:sz w:val="18"/>
                      <w:szCs w:val="18"/>
                    </w:rPr>
                    <w:drawing>
                      <wp:inline distT="0" distB="0" distL="0" distR="0">
                        <wp:extent cx="1409700" cy="295275"/>
                        <wp:effectExtent l="19050" t="0" r="0" b="0"/>
                        <wp:docPr id="127" name="Imagen 127" descr="tecla Barra Espaci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ecla Barra Espaciadora"/>
                                <pic:cNvPicPr>
                                  <a:picLocks noChangeAspect="1" noChangeArrowheads="1"/>
                                </pic:cNvPicPr>
                              </pic:nvPicPr>
                              <pic:blipFill>
                                <a:blip r:embed="rId130"/>
                                <a:srcRect/>
                                <a:stretch>
                                  <a:fillRect/>
                                </a:stretch>
                              </pic:blipFill>
                              <pic:spPr bwMode="auto">
                                <a:xfrm>
                                  <a:off x="0" y="0"/>
                                  <a:ext cx="1409700" cy="295275"/>
                                </a:xfrm>
                                <a:prstGeom prst="rect">
                                  <a:avLst/>
                                </a:prstGeom>
                                <a:noFill/>
                                <a:ln w="9525">
                                  <a:noFill/>
                                  <a:miter lim="800000"/>
                                  <a:headEnd/>
                                  <a:tailEnd/>
                                </a:ln>
                              </pic:spPr>
                            </pic:pic>
                          </a:graphicData>
                        </a:graphic>
                      </wp:inline>
                    </w:drawing>
                  </w:r>
                  <w:r>
                    <w:rPr>
                      <w:rStyle w:val="estilo221"/>
                    </w:rPr>
                    <w:t> </w:t>
                  </w:r>
                  <w:r>
                    <w:rPr>
                      <w:rStyle w:val="estilo1341"/>
                    </w:rPr>
                    <w:t xml:space="preserve"> Es la tecla " </w:t>
                  </w:r>
                  <w:r>
                    <w:rPr>
                      <w:rStyle w:val="estilo1061"/>
                      <w:i/>
                      <w:iCs/>
                      <w:u w:val="single"/>
                    </w:rPr>
                    <w:t>Barra espaciadora</w:t>
                  </w:r>
                  <w:proofErr w:type="gramStart"/>
                  <w:r>
                    <w:rPr>
                      <w:rStyle w:val="nfasis"/>
                    </w:rPr>
                    <w:t xml:space="preserve">" </w:t>
                  </w:r>
                  <w:r>
                    <w:rPr>
                      <w:rStyle w:val="estilo1341"/>
                    </w:rPr>
                    <w:t>,</w:t>
                  </w:r>
                  <w:proofErr w:type="gramEnd"/>
                  <w:r>
                    <w:rPr>
                      <w:rStyle w:val="estilo1341"/>
                    </w:rPr>
                    <w:t xml:space="preserve"> y la más grande del teclado que se distingue fácilmente en la parte inferior.-Al igual que en una máquina de escribir, sirve para dar un espacio a fin de separar una </w:t>
                  </w:r>
                  <w:proofErr w:type="spellStart"/>
                  <w:r>
                    <w:rPr>
                      <w:rStyle w:val="estilo1341"/>
                    </w:rPr>
                    <w:t>plabra</w:t>
                  </w:r>
                  <w:proofErr w:type="spellEnd"/>
                  <w:r>
                    <w:rPr>
                      <w:rStyle w:val="estilo1341"/>
                    </w:rPr>
                    <w:t xml:space="preserve"> de otra; evidentemente, cada vez que la pulses podrás avanzar un espacio, las veces que necesites. </w:t>
                  </w:r>
                  <w:r>
                    <w:br/>
                  </w:r>
                  <w:r>
                    <w:br/>
                  </w:r>
                  <w:r>
                    <w:br/>
                  </w:r>
                  <w:r>
                    <w:rPr>
                      <w:rStyle w:val="estilo1341"/>
                    </w:rPr>
                    <w:t>     </w:t>
                  </w:r>
                  <w:r>
                    <w:rPr>
                      <w:noProof/>
                    </w:rPr>
                    <w:drawing>
                      <wp:inline distT="0" distB="0" distL="0" distR="0">
                        <wp:extent cx="428625" cy="590550"/>
                        <wp:effectExtent l="19050" t="0" r="9525" b="0"/>
                        <wp:docPr id="128" name="Imagen 128" descr="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cla Enter"/>
                                <pic:cNvPicPr>
                                  <a:picLocks noChangeAspect="1" noChangeArrowheads="1"/>
                                </pic:cNvPicPr>
                              </pic:nvPicPr>
                              <pic:blipFill>
                                <a:blip r:embed="rId131"/>
                                <a:srcRect/>
                                <a:stretch>
                                  <a:fillRect/>
                                </a:stretch>
                              </pic:blipFill>
                              <pic:spPr bwMode="auto">
                                <a:xfrm>
                                  <a:off x="0" y="0"/>
                                  <a:ext cx="428625" cy="590550"/>
                                </a:xfrm>
                                <a:prstGeom prst="rect">
                                  <a:avLst/>
                                </a:prstGeom>
                                <a:noFill/>
                                <a:ln w="9525">
                                  <a:noFill/>
                                  <a:miter lim="800000"/>
                                  <a:headEnd/>
                                  <a:tailEnd/>
                                </a:ln>
                              </pic:spPr>
                            </pic:pic>
                          </a:graphicData>
                        </a:graphic>
                      </wp:inline>
                    </w:drawing>
                  </w:r>
                  <w:r>
                    <w:rPr>
                      <w:rStyle w:val="estilo1341"/>
                    </w:rPr>
                    <w:t xml:space="preserve">  Tecla " </w:t>
                  </w:r>
                  <w:proofErr w:type="spellStart"/>
                  <w:r>
                    <w:rPr>
                      <w:rStyle w:val="estilo1061"/>
                      <w:u w:val="single"/>
                    </w:rPr>
                    <w:t>Enter</w:t>
                  </w:r>
                  <w:proofErr w:type="spellEnd"/>
                  <w:r>
                    <w:rPr>
                      <w:rStyle w:val="estilo1061"/>
                    </w:rPr>
                    <w:t xml:space="preserve"> </w:t>
                  </w:r>
                  <w:r>
                    <w:rPr>
                      <w:rStyle w:val="estilo1341"/>
                    </w:rPr>
                    <w:t>" o también llamada "</w:t>
                  </w:r>
                  <w:proofErr w:type="spellStart"/>
                  <w:r>
                    <w:rPr>
                      <w:rStyle w:val="estilo1061"/>
                      <w:u w:val="single"/>
                    </w:rPr>
                    <w:t>Return</w:t>
                  </w:r>
                  <w:proofErr w:type="spellEnd"/>
                  <w:r>
                    <w:rPr>
                      <w:rStyle w:val="estilo1341"/>
                    </w:rPr>
                    <w:t>"; se distingue fácil porque es también bastante grande y está siempre en la misma posición a la derecha y centrada en el teclado alfanumérico.-Sirve para ejecutar algo, por ejemplo para dar un salto a la siguiente línea en un texto y a veces aparece únicamente con la flecha que veis, sin la leyenda "</w:t>
                  </w:r>
                  <w:proofErr w:type="spellStart"/>
                  <w:r>
                    <w:rPr>
                      <w:rStyle w:val="estilo1341"/>
                    </w:rPr>
                    <w:t>Enter</w:t>
                  </w:r>
                  <w:proofErr w:type="spellEnd"/>
                  <w:r>
                    <w:rPr>
                      <w:rStyle w:val="estilo1341"/>
                    </w:rPr>
                    <w:t xml:space="preserve">", pero se distingue fácilmente por su forma. También sirve para completar una tarea, cuando te indiquen "pulsa </w:t>
                  </w:r>
                  <w:proofErr w:type="spellStart"/>
                  <w:r>
                    <w:rPr>
                      <w:rStyle w:val="estilo1341"/>
                    </w:rPr>
                    <w:t>Enter</w:t>
                  </w:r>
                  <w:proofErr w:type="spellEnd"/>
                  <w:r>
                    <w:rPr>
                      <w:rStyle w:val="estilo1341"/>
                    </w:rPr>
                    <w:t>".</w:t>
                  </w:r>
                  <w:r>
                    <w:br/>
                  </w:r>
                  <w:r>
                    <w:br/>
                  </w:r>
                  <w:r>
                    <w:br/>
                  </w:r>
                  <w:r>
                    <w:rPr>
                      <w:rStyle w:val="estilo901"/>
                    </w:rPr>
                    <w:t>     </w:t>
                  </w:r>
                  <w:r>
                    <w:rPr>
                      <w:noProof/>
                    </w:rPr>
                    <w:drawing>
                      <wp:inline distT="0" distB="0" distL="0" distR="0">
                        <wp:extent cx="600075" cy="257175"/>
                        <wp:effectExtent l="19050" t="0" r="9525" b="0"/>
                        <wp:docPr id="129" name="Imagen 129" descr="tecla Ret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ecla Retroceso"/>
                                <pic:cNvPicPr>
                                  <a:picLocks noChangeAspect="1" noChangeArrowheads="1"/>
                                </pic:cNvPicPr>
                              </pic:nvPicPr>
                              <pic:blipFill>
                                <a:blip r:embed="rId132"/>
                                <a:srcRect/>
                                <a:stretch>
                                  <a:fillRect/>
                                </a:stretch>
                              </pic:blipFill>
                              <pic:spPr bwMode="auto">
                                <a:xfrm>
                                  <a:off x="0" y="0"/>
                                  <a:ext cx="600075" cy="257175"/>
                                </a:xfrm>
                                <a:prstGeom prst="rect">
                                  <a:avLst/>
                                </a:prstGeom>
                                <a:noFill/>
                                <a:ln w="9525">
                                  <a:noFill/>
                                  <a:miter lim="800000"/>
                                  <a:headEnd/>
                                  <a:tailEnd/>
                                </a:ln>
                              </pic:spPr>
                            </pic:pic>
                          </a:graphicData>
                        </a:graphic>
                      </wp:inline>
                    </w:drawing>
                  </w:r>
                  <w:r>
                    <w:rPr>
                      <w:rStyle w:val="estilo901"/>
                    </w:rPr>
                    <w:t xml:space="preserve">  Tecla " </w:t>
                  </w:r>
                  <w:r>
                    <w:rPr>
                      <w:rStyle w:val="estilo1061"/>
                      <w:u w:val="single"/>
                    </w:rPr>
                    <w:t>Retroceso</w:t>
                  </w:r>
                  <w:r>
                    <w:rPr>
                      <w:rStyle w:val="estilo1061"/>
                    </w:rPr>
                    <w:t xml:space="preserve"> </w:t>
                  </w:r>
                  <w:r>
                    <w:rPr>
                      <w:rStyle w:val="estilo901"/>
                    </w:rPr>
                    <w:t xml:space="preserve">" que está siempre encima de la que acabamos de ver, y sirve para borrar la letra que está a la izquierda del cursor, o varias seguidas si la mantenemos pulsada sin soltar. </w:t>
                  </w:r>
                  <w:r>
                    <w:br/>
                  </w:r>
                  <w:r>
                    <w:br/>
                  </w:r>
                  <w:r>
                    <w:br/>
                  </w:r>
                  <w:r>
                    <w:rPr>
                      <w:rStyle w:val="estilo1341"/>
                    </w:rPr>
                    <w:t> </w:t>
                  </w:r>
                  <w:r>
                    <w:rPr>
                      <w:rStyle w:val="estilo901"/>
                    </w:rPr>
                    <w:t>  </w:t>
                  </w:r>
                  <w:r>
                    <w:rPr>
                      <w:noProof/>
                    </w:rPr>
                    <w:drawing>
                      <wp:inline distT="0" distB="0" distL="0" distR="0">
                        <wp:extent cx="3343275" cy="304800"/>
                        <wp:effectExtent l="19050" t="0" r="9525" b="0"/>
                        <wp:docPr id="130" name="Imagen 130" descr="teclas de Función (F1 a la F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eclas de Función (F1 a la F12)"/>
                                <pic:cNvPicPr>
                                  <a:picLocks noChangeAspect="1" noChangeArrowheads="1"/>
                                </pic:cNvPicPr>
                              </pic:nvPicPr>
                              <pic:blipFill>
                                <a:blip r:embed="rId133"/>
                                <a:srcRect/>
                                <a:stretch>
                                  <a:fillRect/>
                                </a:stretch>
                              </pic:blipFill>
                              <pic:spPr bwMode="auto">
                                <a:xfrm>
                                  <a:off x="0" y="0"/>
                                  <a:ext cx="3343275" cy="304800"/>
                                </a:xfrm>
                                <a:prstGeom prst="rect">
                                  <a:avLst/>
                                </a:prstGeom>
                                <a:noFill/>
                                <a:ln w="9525">
                                  <a:noFill/>
                                  <a:miter lim="800000"/>
                                  <a:headEnd/>
                                  <a:tailEnd/>
                                </a:ln>
                              </pic:spPr>
                            </pic:pic>
                          </a:graphicData>
                        </a:graphic>
                      </wp:inline>
                    </w:drawing>
                  </w:r>
                  <w:r>
                    <w:rPr>
                      <w:rStyle w:val="estilo901"/>
                    </w:rPr>
                    <w:t xml:space="preserve">  Son una serie de teclas que ocupan toda la fila superior, y se llaman " </w:t>
                  </w:r>
                  <w:r>
                    <w:rPr>
                      <w:rStyle w:val="estilo1401"/>
                      <w:u w:val="single"/>
                    </w:rPr>
                    <w:t xml:space="preserve">Teclas de Función </w:t>
                  </w:r>
                  <w:r>
                    <w:rPr>
                      <w:rStyle w:val="estilo901"/>
                    </w:rPr>
                    <w:t xml:space="preserve">", van de la F 1 hasta la F 12 y se usan en determinados programas, cuando este pida explícitamente "Pulse la tecla F8" por ejemplo. </w:t>
                  </w:r>
                </w:p>
                <w:p w:rsidR="00014539" w:rsidRDefault="00014539" w:rsidP="00014539">
                  <w:pPr>
                    <w:pStyle w:val="estilo123"/>
                    <w:spacing w:after="240" w:afterAutospacing="0"/>
                  </w:pPr>
                  <w:r>
                    <w:t>   </w:t>
                  </w:r>
                  <w:r>
                    <w:rPr>
                      <w:noProof/>
                    </w:rPr>
                    <w:drawing>
                      <wp:inline distT="0" distB="0" distL="0" distR="0">
                        <wp:extent cx="762000" cy="609600"/>
                        <wp:effectExtent l="19050" t="0" r="0" b="0"/>
                        <wp:docPr id="131" name="Imagen 131" descr="teclas de dir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eclas de dirección"/>
                                <pic:cNvPicPr>
                                  <a:picLocks noChangeAspect="1" noChangeArrowheads="1"/>
                                </pic:cNvPicPr>
                              </pic:nvPicPr>
                              <pic:blipFill>
                                <a:blip r:embed="rId134"/>
                                <a:srcRect/>
                                <a:stretch>
                                  <a:fillRect/>
                                </a:stretch>
                              </pic:blipFill>
                              <pic:spPr bwMode="auto">
                                <a:xfrm>
                                  <a:off x="0" y="0"/>
                                  <a:ext cx="762000" cy="609600"/>
                                </a:xfrm>
                                <a:prstGeom prst="rect">
                                  <a:avLst/>
                                </a:prstGeom>
                                <a:noFill/>
                                <a:ln w="9525">
                                  <a:noFill/>
                                  <a:miter lim="800000"/>
                                  <a:headEnd/>
                                  <a:tailEnd/>
                                </a:ln>
                              </pic:spPr>
                            </pic:pic>
                          </a:graphicData>
                        </a:graphic>
                      </wp:inline>
                    </w:drawing>
                  </w:r>
                  <w:r>
                    <w:t xml:space="preserve">  Tenemos también las llamadas " </w:t>
                  </w:r>
                  <w:r>
                    <w:rPr>
                      <w:rStyle w:val="estilo1401"/>
                      <w:u w:val="single"/>
                    </w:rPr>
                    <w:t>Teclas de desplazamiento</w:t>
                  </w:r>
                  <w:r>
                    <w:t xml:space="preserve"> ", que evidentemente sirven para desplazarse a derecha/izquierda, o arriba/abajo dentro de un documento, por ejemplo.</w:t>
                  </w:r>
                </w:p>
                <w:p w:rsidR="00014539" w:rsidRDefault="00014539" w:rsidP="00014539">
                  <w:pPr>
                    <w:pStyle w:val="estilo123"/>
                  </w:pPr>
                  <w:r>
                    <w:rPr>
                      <w:rStyle w:val="estilo1341"/>
                    </w:rPr>
                    <w:t>   </w:t>
                  </w:r>
                  <w:r>
                    <w:rPr>
                      <w:noProof/>
                    </w:rPr>
                    <w:drawing>
                      <wp:inline distT="0" distB="0" distL="0" distR="0">
                        <wp:extent cx="3295650" cy="276225"/>
                        <wp:effectExtent l="19050" t="0" r="0" b="0"/>
                        <wp:docPr id="132" name="Imagen 132" descr="teclas numé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clas numéricas"/>
                                <pic:cNvPicPr>
                                  <a:picLocks noChangeAspect="1" noChangeArrowheads="1"/>
                                </pic:cNvPicPr>
                              </pic:nvPicPr>
                              <pic:blipFill>
                                <a:blip r:embed="rId135"/>
                                <a:srcRect/>
                                <a:stretch>
                                  <a:fillRect/>
                                </a:stretch>
                              </pic:blipFill>
                              <pic:spPr bwMode="auto">
                                <a:xfrm>
                                  <a:off x="0" y="0"/>
                                  <a:ext cx="3295650" cy="276225"/>
                                </a:xfrm>
                                <a:prstGeom prst="rect">
                                  <a:avLst/>
                                </a:prstGeom>
                                <a:noFill/>
                                <a:ln w="9525">
                                  <a:noFill/>
                                  <a:miter lim="800000"/>
                                  <a:headEnd/>
                                  <a:tailEnd/>
                                </a:ln>
                              </pic:spPr>
                            </pic:pic>
                          </a:graphicData>
                        </a:graphic>
                      </wp:inline>
                    </w:drawing>
                  </w:r>
                  <w:r>
                    <w:rPr>
                      <w:rStyle w:val="estilo1341"/>
                    </w:rPr>
                    <w:t>  </w:t>
                  </w:r>
                  <w:r>
                    <w:rPr>
                      <w:rStyle w:val="estilo901"/>
                    </w:rPr>
                    <w:t xml:space="preserve">** Existen también en la parte superior una </w:t>
                  </w:r>
                  <w:r>
                    <w:rPr>
                      <w:rStyle w:val="estilo1401"/>
                    </w:rPr>
                    <w:t>fila de teclas que van del número 1 al 0</w:t>
                  </w:r>
                  <w:r>
                    <w:rPr>
                      <w:rStyle w:val="estilo901"/>
                    </w:rPr>
                    <w:t xml:space="preserve"> (cero) y que veis como cada una de ellas tiene otro u otros símbolos (por ejemplo el 1 tiene además encima el símbolo "!" y a la derecha el símbolo "|" y sólo hay que saber que el símbolo que aparece en la parte superior se obtiene pulsando esa tecla una vez, al tiempo que se tiene pulsada sin soltar la tecla </w:t>
                  </w:r>
                  <w:r>
                    <w:rPr>
                      <w:rStyle w:val="estilo901"/>
                    </w:rPr>
                    <w:lastRenderedPageBreak/>
                    <w:t>"Mayúsculas"; y el símbolo que aparece a la derecha de la cifra, se obtiene pulsando una vez esa tecla al tiempo que se pulsa sin soltar la tecla "</w:t>
                  </w:r>
                  <w:proofErr w:type="spellStart"/>
                  <w:r>
                    <w:rPr>
                      <w:rStyle w:val="estilo901"/>
                    </w:rPr>
                    <w:t>AltGr</w:t>
                  </w:r>
                  <w:proofErr w:type="spellEnd"/>
                  <w:r>
                    <w:rPr>
                      <w:rStyle w:val="estilo901"/>
                    </w:rPr>
                    <w:t>".- Así que para obtener el símbolo de la arroba "</w:t>
                  </w:r>
                  <w:r>
                    <w:rPr>
                      <w:rStyle w:val="estilo41"/>
                    </w:rPr>
                    <w:t>@</w:t>
                  </w:r>
                  <w:r>
                    <w:rPr>
                      <w:rStyle w:val="estilo901"/>
                    </w:rPr>
                    <w:t>" tan conocido en los correos electrónicos habría que pulsar sin soltar "</w:t>
                  </w:r>
                  <w:proofErr w:type="spellStart"/>
                  <w:r>
                    <w:rPr>
                      <w:rStyle w:val="estilo41"/>
                    </w:rPr>
                    <w:t>AltGr</w:t>
                  </w:r>
                  <w:proofErr w:type="spellEnd"/>
                  <w:r>
                    <w:rPr>
                      <w:rStyle w:val="estilo901"/>
                    </w:rPr>
                    <w:t xml:space="preserve">" y luego pulsar una sola vez la </w:t>
                  </w:r>
                  <w:r>
                    <w:rPr>
                      <w:rStyle w:val="estilo41"/>
                    </w:rPr>
                    <w:t>tecla del número 2</w:t>
                  </w:r>
                  <w:r>
                    <w:rPr>
                      <w:rStyle w:val="estilo901"/>
                    </w:rPr>
                    <w:t xml:space="preserve"> . ¿</w:t>
                  </w:r>
                  <w:proofErr w:type="gramStart"/>
                  <w:r>
                    <w:rPr>
                      <w:rStyle w:val="estilo901"/>
                    </w:rPr>
                    <w:t>entendido</w:t>
                  </w:r>
                  <w:proofErr w:type="gramEnd"/>
                  <w:r>
                    <w:rPr>
                      <w:rStyle w:val="estilo901"/>
                    </w:rPr>
                    <w:t xml:space="preserve">?, </w:t>
                  </w:r>
                  <w:proofErr w:type="spellStart"/>
                  <w:r>
                    <w:rPr>
                      <w:rStyle w:val="estilo901"/>
                    </w:rPr>
                    <w:t>debeis</w:t>
                  </w:r>
                  <w:proofErr w:type="spellEnd"/>
                  <w:r>
                    <w:rPr>
                      <w:rStyle w:val="estilo901"/>
                    </w:rPr>
                    <w:t xml:space="preserve"> practicar con cada una para coger el truco.</w:t>
                  </w:r>
                </w:p>
              </w:tc>
            </w:tr>
            <w:tr w:rsidR="00014539">
              <w:trPr>
                <w:tblCellSpacing w:w="30" w:type="dxa"/>
              </w:trPr>
              <w:tc>
                <w:tcPr>
                  <w:tcW w:w="0" w:type="auto"/>
                  <w:vAlign w:val="center"/>
                  <w:hideMark/>
                </w:tcPr>
                <w:p w:rsidR="00014539" w:rsidRDefault="00014539">
                  <w:pPr>
                    <w:jc w:val="right"/>
                    <w:rPr>
                      <w:rFonts w:ascii="Arial" w:hAnsi="Arial" w:cs="Arial"/>
                      <w:color w:val="000033"/>
                      <w:sz w:val="18"/>
                      <w:szCs w:val="18"/>
                    </w:rPr>
                  </w:pPr>
                  <w:hyperlink r:id="rId136" w:history="1">
                    <w:r w:rsidRPr="00014539">
                      <w:rPr>
                        <w:rStyle w:val="Hipervnculo"/>
                      </w:rPr>
                      <w:t>Subir al principio</w:t>
                    </w:r>
                  </w:hyperlink>
                  <w:r>
                    <w:rPr>
                      <w:rFonts w:ascii="Arial" w:hAnsi="Arial" w:cs="Arial"/>
                      <w:color w:val="000033"/>
                      <w:sz w:val="18"/>
                      <w:szCs w:val="18"/>
                    </w:rPr>
                    <w:t xml:space="preserve"> &gt;&gt;   </w:t>
                  </w:r>
                </w:p>
              </w:tc>
            </w:tr>
          </w:tbl>
          <w:p w:rsidR="00014539" w:rsidRDefault="00014539">
            <w:pPr>
              <w:rPr>
                <w:rFonts w:ascii="Arial" w:hAnsi="Arial" w:cs="Arial"/>
                <w:color w:val="000033"/>
                <w:sz w:val="18"/>
                <w:szCs w:val="18"/>
              </w:rPr>
            </w:pPr>
          </w:p>
        </w:tc>
      </w:tr>
      <w:tr w:rsidR="00014539">
        <w:trPr>
          <w:tblCellSpacing w:w="0" w:type="dxa"/>
        </w:trPr>
        <w:tc>
          <w:tcPr>
            <w:tcW w:w="0" w:type="auto"/>
            <w:gridSpan w:val="3"/>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2"/>
            <w:hideMark/>
          </w:tcPr>
          <w:p w:rsidR="00014539" w:rsidRDefault="00014539">
            <w:pPr>
              <w:jc w:val="right"/>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1097"/>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c>
          <w:tcPr>
            <w:tcW w:w="0" w:type="auto"/>
            <w:gridSpan w:val="2"/>
            <w:hideMark/>
          </w:tcPr>
          <w:tbl>
            <w:tblPr>
              <w:tblW w:w="5000" w:type="pct"/>
              <w:tblCellSpacing w:w="30" w:type="dxa"/>
              <w:tblCellMar>
                <w:left w:w="0" w:type="dxa"/>
                <w:right w:w="0" w:type="dxa"/>
              </w:tblCellMar>
              <w:tblLook w:val="04A0"/>
            </w:tblPr>
            <w:tblGrid>
              <w:gridCol w:w="7407"/>
            </w:tblGrid>
            <w:tr w:rsidR="00014539">
              <w:trPr>
                <w:tblCellSpacing w:w="30" w:type="dxa"/>
              </w:trPr>
              <w:tc>
                <w:tcPr>
                  <w:tcW w:w="0" w:type="auto"/>
                  <w:vAlign w:val="center"/>
                  <w:hideMark/>
                </w:tcPr>
                <w:p w:rsidR="00014539" w:rsidRDefault="00014539">
                  <w:pPr>
                    <w:pStyle w:val="estilo123"/>
                  </w:pPr>
                  <w:r>
                    <w:t xml:space="preserve">   Pasamos al </w:t>
                  </w:r>
                  <w:r>
                    <w:rPr>
                      <w:rStyle w:val="Textoennegrita"/>
                      <w:color w:val="336699"/>
                    </w:rPr>
                    <w:t xml:space="preserve">Teclado Numérico </w:t>
                  </w:r>
                  <w:r>
                    <w:t xml:space="preserve">que como dije está a la derecha del teclado y se compone de una serie de teclas también con los números del 1 al 0 y además teclas para las operaciones básicas </w:t>
                  </w:r>
                  <w:proofErr w:type="gramStart"/>
                  <w:r>
                    <w:t>( suma</w:t>
                  </w:r>
                  <w:proofErr w:type="gramEnd"/>
                  <w:r>
                    <w:t xml:space="preserve"> (+), resta (-), multiplicación (*) y división ( / ) además de "</w:t>
                  </w:r>
                  <w:proofErr w:type="spellStart"/>
                  <w:r>
                    <w:t>Intro</w:t>
                  </w:r>
                  <w:proofErr w:type="spellEnd"/>
                  <w:r>
                    <w:t>", "</w:t>
                  </w:r>
                  <w:proofErr w:type="spellStart"/>
                  <w:r>
                    <w:t>Supr</w:t>
                  </w:r>
                  <w:proofErr w:type="spellEnd"/>
                  <w:r>
                    <w:t>" y la superior izquierda que es "</w:t>
                  </w:r>
                  <w:proofErr w:type="spellStart"/>
                  <w:r>
                    <w:t>Bloq</w:t>
                  </w:r>
                  <w:proofErr w:type="spellEnd"/>
                  <w:r>
                    <w:t xml:space="preserve"> </w:t>
                  </w:r>
                  <w:proofErr w:type="spellStart"/>
                  <w:r>
                    <w:t>Num</w:t>
                  </w:r>
                  <w:proofErr w:type="spellEnd"/>
                  <w:r>
                    <w:t xml:space="preserve">". </w:t>
                  </w:r>
                </w:p>
                <w:p w:rsidR="00014539" w:rsidRDefault="00014539">
                  <w:pPr>
                    <w:pStyle w:val="estilo123"/>
                  </w:pPr>
                  <w:r>
                    <w:t xml:space="preserve">  Debemos saber que se usa normalmente para ingresar números pero siempre que esté activada la tecla de " </w:t>
                  </w:r>
                  <w:proofErr w:type="spellStart"/>
                  <w:r>
                    <w:rPr>
                      <w:rStyle w:val="nfasis"/>
                    </w:rPr>
                    <w:t>Bloq</w:t>
                  </w:r>
                  <w:proofErr w:type="spellEnd"/>
                  <w:r>
                    <w:rPr>
                      <w:rStyle w:val="nfasis"/>
                    </w:rPr>
                    <w:t xml:space="preserve"> </w:t>
                  </w:r>
                  <w:proofErr w:type="spellStart"/>
                  <w:r>
                    <w:rPr>
                      <w:rStyle w:val="nfasis"/>
                    </w:rPr>
                    <w:t>Num</w:t>
                  </w:r>
                  <w:proofErr w:type="spellEnd"/>
                  <w:r>
                    <w:rPr>
                      <w:rStyle w:val="nfasis"/>
                    </w:rPr>
                    <w:t xml:space="preserve"> </w:t>
                  </w:r>
                  <w:r>
                    <w:t xml:space="preserve">"; cuando sí esté activada estará encendida una lucecita verde encima de la tecla, y si la </w:t>
                  </w:r>
                  <w:proofErr w:type="spellStart"/>
                  <w:r>
                    <w:t>pulsais</w:t>
                  </w:r>
                  <w:proofErr w:type="spellEnd"/>
                  <w:r>
                    <w:t xml:space="preserve"> otra vez se apaga la luz y si ahora </w:t>
                  </w:r>
                  <w:proofErr w:type="spellStart"/>
                  <w:r>
                    <w:t>pulsais</w:t>
                  </w:r>
                  <w:proofErr w:type="spellEnd"/>
                  <w:r>
                    <w:t xml:space="preserve"> el 7 por ejemplo </w:t>
                  </w:r>
                  <w:proofErr w:type="spellStart"/>
                  <w:r>
                    <w:t>vereis</w:t>
                  </w:r>
                  <w:proofErr w:type="spellEnd"/>
                  <w:r>
                    <w:t xml:space="preserve"> que no escribe el 7, sino que </w:t>
                  </w:r>
                  <w:proofErr w:type="spellStart"/>
                  <w:r>
                    <w:t>vá</w:t>
                  </w:r>
                  <w:proofErr w:type="spellEnd"/>
                  <w:r>
                    <w:t xml:space="preserve"> al Inicio porque están desactivados los números.-Normalmente debería estar encendida la lucecita (es decir, activado). </w:t>
                  </w:r>
                </w:p>
                <w:p w:rsidR="00014539" w:rsidRDefault="00014539">
                  <w:pPr>
                    <w:pStyle w:val="estilo123"/>
                  </w:pPr>
                  <w:r>
                    <w:t>  Y por último tenemos el conjunto de 16 teclas centrales que comentamos, donde son de destacar las 4 que tienen una flecha indicando las 4 direcciones y que es fácil deducir para que sirven (subir, bajar, ir a la izquierda o a la derecha) en un escrito por ejemplo.-Otra tecla importante es la "</w:t>
                  </w:r>
                  <w:proofErr w:type="spellStart"/>
                  <w:r>
                    <w:t>Supr</w:t>
                  </w:r>
                  <w:proofErr w:type="spellEnd"/>
                  <w:r>
                    <w:t xml:space="preserve">" llamada </w:t>
                  </w:r>
                  <w:r>
                    <w:rPr>
                      <w:rStyle w:val="nfasis"/>
                    </w:rPr>
                    <w:t xml:space="preserve">tecla Suprimir </w:t>
                  </w:r>
                  <w:r>
                    <w:t xml:space="preserve">y que sirve como su nombre indica para suprimir la letra que está a la derecha del cursor y si la mantenemos oprimida sin soltar irá borrando rápidamente todas las letras a su derecha hasta que soltemos.-Es parecida a la tecla "Retroceso" con la diferencia que una borra lo que hay a su derecha y la otra lo que hay a su izquierda. </w:t>
                  </w:r>
                  <w:r>
                    <w:br/>
                  </w:r>
                  <w:r>
                    <w:rPr>
                      <w:rStyle w:val="estilo81"/>
                    </w:rPr>
                    <w:t>-</w:t>
                  </w:r>
                </w:p>
              </w:tc>
            </w:tr>
          </w:tbl>
          <w:p w:rsidR="00014539" w:rsidRDefault="00014539">
            <w:pPr>
              <w:rPr>
                <w:rFonts w:ascii="Arial" w:hAnsi="Arial" w:cs="Arial"/>
                <w:color w:val="000033"/>
                <w:sz w:val="18"/>
                <w:szCs w:val="18"/>
              </w:rPr>
            </w:pPr>
          </w:p>
        </w:tc>
      </w:tr>
      <w:tr w:rsidR="00014539">
        <w:trPr>
          <w:tblCellSpacing w:w="0" w:type="dxa"/>
        </w:trPr>
        <w:tc>
          <w:tcPr>
            <w:tcW w:w="0" w:type="auto"/>
            <w:gridSpan w:val="3"/>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Style w:val="estilo1231"/>
                    </w:rPr>
                    <w:t xml:space="preserve">   Damos aquí por </w:t>
                  </w:r>
                  <w:proofErr w:type="spellStart"/>
                  <w:r>
                    <w:rPr>
                      <w:rStyle w:val="estilo1231"/>
                    </w:rPr>
                    <w:t>concluído</w:t>
                  </w:r>
                  <w:proofErr w:type="spellEnd"/>
                  <w:r>
                    <w:rPr>
                      <w:rStyle w:val="estilo1231"/>
                    </w:rPr>
                    <w:t xml:space="preserve"> este tema que os aconsejo no pasar por alto porque es conveniente conocer donde están ubicadas todas las teclas y para qué sirve cada una de ellas.-Claro que todas estas teclas tienen sentido siempre que tengamos que escribir algo como iremos viendo en sucesivos capítulos, pues hasta ahora con lo visto tan solo hemos necesitado el ratón. Saludos</w:t>
                  </w:r>
                  <w:r>
                    <w:rPr>
                      <w:rFonts w:ascii="Arial" w:hAnsi="Arial" w:cs="Arial"/>
                      <w:color w:val="000033"/>
                      <w:sz w:val="18"/>
                      <w:szCs w:val="18"/>
                    </w:rPr>
                    <w:t xml:space="preserve">.    Puedes </w:t>
                  </w:r>
                  <w:hyperlink r:id="rId137" w:tgtFrame="_blank" w:history="1">
                    <w:r>
                      <w:rPr>
                        <w:rStyle w:val="Hipervnculo"/>
                      </w:rPr>
                      <w:t>recomendar este curso a un amigo</w:t>
                    </w:r>
                  </w:hyperlink>
                  <w:r>
                    <w:rPr>
                      <w:rFonts w:ascii="Arial" w:hAnsi="Arial" w:cs="Arial"/>
                      <w:color w:val="000033"/>
                      <w:sz w:val="18"/>
                      <w:szCs w:val="18"/>
                    </w:rPr>
                    <w:t xml:space="preserve"> tuyo.</w:t>
                  </w: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5"/>
            <w:hideMark/>
          </w:tcPr>
          <w:tbl>
            <w:tblPr>
              <w:tblW w:w="5000" w:type="pct"/>
              <w:tblCellSpacing w:w="0" w:type="dxa"/>
              <w:tblCellMar>
                <w:left w:w="0" w:type="dxa"/>
                <w:right w:w="0" w:type="dxa"/>
              </w:tblCellMar>
              <w:tblLook w:val="04A0"/>
            </w:tblPr>
            <w:tblGrid>
              <w:gridCol w:w="850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trPr>
                      <w:gridAfter w:val="1"/>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trPr>
                            <w:tblCellSpacing w:w="30" w:type="dxa"/>
                          </w:trPr>
                          <w:tc>
                            <w:tcPr>
                              <w:tcW w:w="0" w:type="auto"/>
                              <w:vAlign w:val="center"/>
                              <w:hideMark/>
                            </w:tcPr>
                            <w:p w:rsidR="00014539" w:rsidRDefault="00014539" w:rsidP="00014539">
                              <w:pPr>
                                <w:pStyle w:val="estilo137"/>
                                <w:rPr>
                                  <w:rFonts w:cs="Arial"/>
                                </w:rPr>
                              </w:pPr>
                              <w:r>
                                <w:rPr>
                                  <w:rStyle w:val="estilo1231"/>
                                </w:rPr>
                                <w:t xml:space="preserve">  Quiero aclarar en este momento, que todas las explicaciones que iré dando en los próximos capítulos donde ya entraremos a ver </w:t>
                              </w:r>
                              <w:proofErr w:type="spellStart"/>
                              <w:r>
                                <w:rPr>
                                  <w:rStyle w:val="estilo1231"/>
                                </w:rPr>
                                <w:t>como</w:t>
                              </w:r>
                              <w:proofErr w:type="spellEnd"/>
                              <w:r>
                                <w:rPr>
                                  <w:rStyle w:val="estilo1231"/>
                                </w:rPr>
                                <w:t xml:space="preserve"> manejarnos dentro del sistema operativo, van a estar basadas en "</w:t>
                              </w:r>
                              <w:r>
                                <w:rPr>
                                  <w:rStyle w:val="nfasis"/>
                                  <w:rFonts w:ascii="Arial" w:hAnsi="Arial" w:cs="Arial"/>
                                  <w:b/>
                                  <w:bCs/>
                                  <w:color w:val="336699"/>
                                  <w:sz w:val="20"/>
                                  <w:szCs w:val="20"/>
                                </w:rPr>
                                <w:t>Windows XP</w:t>
                              </w:r>
                              <w:r>
                                <w:rPr>
                                  <w:rStyle w:val="estilo1231"/>
                                </w:rPr>
                                <w:t xml:space="preserve">" que es el sistema que yo tengo instalado, puesto que sería una tarea imposible explicar sobre la marcha las diferencias entre usar este sistema, o bien Windows 2000, o Windows NT, e incluso aún quedarán equipos con Windows 98. </w:t>
                              </w:r>
                              <w:r>
                                <w:rPr>
                                  <w:rFonts w:ascii="Arial" w:hAnsi="Arial" w:cs="Arial"/>
                                  <w:color w:val="000000"/>
                                  <w:sz w:val="20"/>
                                  <w:szCs w:val="20"/>
                                </w:rPr>
                                <w:br/>
                              </w:r>
                              <w:r>
                                <w:rPr>
                                  <w:rFonts w:ascii="Arial" w:hAnsi="Arial" w:cs="Arial"/>
                                  <w:color w:val="000000"/>
                                  <w:sz w:val="20"/>
                                  <w:szCs w:val="20"/>
                                </w:rPr>
                                <w:br/>
                              </w:r>
                              <w:r>
                                <w:rPr>
                                  <w:rStyle w:val="estilo1231"/>
                                </w:rPr>
                                <w:t>   </w:t>
                              </w:r>
                              <w:r>
                                <w:rPr>
                                  <w:rStyle w:val="estilo1341"/>
                                  <w:color w:val="000000"/>
                                </w:rPr>
                                <w:t xml:space="preserve">Pero si el sistema de tu equipo no es Windows XP, tampoco debe preocuparte mucho porque las explicaciones que yo dé funcionarán en todos prácticamente igual y las pequeñas variaciones que pueda haber las detectarás tú mismo sobre la marcha. </w:t>
                              </w:r>
                              <w:r>
                                <w:rPr>
                                  <w:rFonts w:ascii="Arial" w:hAnsi="Arial" w:cs="Arial"/>
                                  <w:color w:val="000000"/>
                                  <w:sz w:val="20"/>
                                  <w:szCs w:val="20"/>
                                </w:rPr>
                                <w:br/>
                              </w:r>
                              <w:r>
                                <w:rPr>
                                  <w:rFonts w:ascii="Arial" w:hAnsi="Arial" w:cs="Arial"/>
                                  <w:color w:val="000000"/>
                                  <w:sz w:val="20"/>
                                  <w:szCs w:val="20"/>
                                </w:rPr>
                                <w:br/>
                              </w:r>
                              <w:r>
                                <w:rPr>
                                  <w:rStyle w:val="estilo1231"/>
                                </w:rPr>
                                <w:lastRenderedPageBreak/>
                                <w:t>   </w:t>
                              </w:r>
                              <w:r>
                                <w:rPr>
                                  <w:rStyle w:val="estilo1341"/>
                                  <w:color w:val="000000"/>
                                </w:rPr>
                                <w:t xml:space="preserve">Hechas estas salvedades, hoy vamos a ver un elemento importantísimo dentro de Windows: </w:t>
                              </w:r>
                              <w:r>
                                <w:rPr>
                                  <w:rStyle w:val="estilo1361"/>
                                </w:rPr>
                                <w:t xml:space="preserve">se trata del </w:t>
                              </w:r>
                              <w:proofErr w:type="gramStart"/>
                              <w:r>
                                <w:rPr>
                                  <w:rStyle w:val="estilo1361"/>
                                </w:rPr>
                                <w:t xml:space="preserve">Explorador </w:t>
                              </w:r>
                              <w:r>
                                <w:rPr>
                                  <w:rStyle w:val="estilo1341"/>
                                  <w:color w:val="000000"/>
                                </w:rPr>
                                <w:t>,</w:t>
                              </w:r>
                              <w:proofErr w:type="gramEnd"/>
                              <w:r>
                                <w:rPr>
                                  <w:rStyle w:val="estilo1341"/>
                                  <w:color w:val="000000"/>
                                </w:rPr>
                                <w:t xml:space="preserve"> (que no hay que confundir con el Explorer para Internet)</w:t>
                              </w:r>
                              <w:r>
                                <w:rPr>
                                  <w:rStyle w:val="estilo1231"/>
                                </w:rPr>
                                <w:t>.</w:t>
                              </w:r>
                              <w:r>
                                <w:rPr>
                                  <w:rFonts w:ascii="Arial" w:hAnsi="Arial" w:cs="Arial"/>
                                  <w:color w:val="000000"/>
                                  <w:sz w:val="20"/>
                                  <w:szCs w:val="20"/>
                                </w:rPr>
                                <w:br/>
                              </w:r>
                              <w:r>
                                <w:rPr>
                                  <w:rFonts w:ascii="Arial" w:hAnsi="Arial" w:cs="Arial"/>
                                  <w:i/>
                                  <w:iCs/>
                                  <w:color w:val="000000"/>
                                  <w:sz w:val="20"/>
                                  <w:szCs w:val="20"/>
                                </w:rPr>
                                <w:br/>
                              </w:r>
                              <w:r>
                                <w:rPr>
                                  <w:rStyle w:val="nfasis"/>
                                  <w:rFonts w:ascii="Arial" w:hAnsi="Arial" w:cs="Arial"/>
                                  <w:color w:val="000000"/>
                                  <w:sz w:val="20"/>
                                  <w:szCs w:val="20"/>
                                </w:rPr>
                                <w:t xml:space="preserve">  </w:t>
                              </w:r>
                              <w:r>
                                <w:rPr>
                                  <w:rStyle w:val="estilo1341"/>
                                  <w:i/>
                                  <w:iCs/>
                                  <w:color w:val="000000"/>
                                </w:rPr>
                                <w:t xml:space="preserve">Al Explorador se llega de varias formas, pero la más sencilla es la de picar dos veces ( doble </w:t>
                              </w:r>
                              <w:proofErr w:type="spellStart"/>
                              <w:r>
                                <w:rPr>
                                  <w:rStyle w:val="estilo1341"/>
                                  <w:i/>
                                  <w:iCs/>
                                  <w:color w:val="000000"/>
                                </w:rPr>
                                <w:t>click</w:t>
                              </w:r>
                              <w:proofErr w:type="spellEnd"/>
                              <w:r>
                                <w:rPr>
                                  <w:rStyle w:val="estilo1341"/>
                                  <w:i/>
                                  <w:iCs/>
                                  <w:color w:val="000000"/>
                                </w:rPr>
                                <w:t xml:space="preserve"> )sobre el icono que vimos el otro día, que se encontraba a la izquierda en el Escritorio </w:t>
                              </w:r>
                              <w:r>
                                <w:rPr>
                                  <w:rStyle w:val="estilo1341"/>
                                  <w:color w:val="000000"/>
                                </w:rPr>
                                <w:t>:</w: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pPr>
                                <w:pStyle w:val="estilo123"/>
                              </w:pPr>
                              <w:r>
                                <w:t>   </w:t>
                              </w:r>
                              <w:r>
                                <w:rPr>
                                  <w:rStyle w:val="estilo1341"/>
                                </w:rPr>
                                <w:t> El cual podrá variar en su imagen pero casi siempre aparecerá como "Explorador de Windows"; tratar de localizarlo</w:t>
                              </w:r>
                              <w:r>
                                <w:rPr>
                                  <w:rFonts w:ascii="Verdana" w:hAnsi="Verdana"/>
                                  <w:noProof/>
                                </w:rPr>
                                <w:drawing>
                                  <wp:inline distT="0" distB="0" distL="0" distR="0">
                                    <wp:extent cx="676275" cy="704850"/>
                                    <wp:effectExtent l="19050" t="0" r="9525" b="0"/>
                                    <wp:docPr id="172" name="Imagen 172" descr="imagen del icono del Explorador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n del icono del Explorador de Windows"/>
                                            <pic:cNvPicPr>
                                              <a:picLocks noChangeAspect="1" noChangeArrowheads="1"/>
                                            </pic:cNvPicPr>
                                          </pic:nvPicPr>
                                          <pic:blipFill>
                                            <a:blip r:embed="rId138"/>
                                            <a:srcRect/>
                                            <a:stretch>
                                              <a:fillRect/>
                                            </a:stretch>
                                          </pic:blipFill>
                                          <pic:spPr bwMode="auto">
                                            <a:xfrm>
                                              <a:off x="0" y="0"/>
                                              <a:ext cx="676275" cy="704850"/>
                                            </a:xfrm>
                                            <a:prstGeom prst="rect">
                                              <a:avLst/>
                                            </a:prstGeom>
                                            <a:noFill/>
                                            <a:ln w="9525">
                                              <a:noFill/>
                                              <a:miter lim="800000"/>
                                              <a:headEnd/>
                                              <a:tailEnd/>
                                            </a:ln>
                                          </pic:spPr>
                                        </pic:pic>
                                      </a:graphicData>
                                    </a:graphic>
                                  </wp:inline>
                                </w:drawing>
                              </w:r>
                              <w:r>
                                <w:rPr>
                                  <w:rStyle w:val="estilo1341"/>
                                </w:rPr>
                                <w:t xml:space="preserve"> porque se usa muy frecuentemente.</w:t>
                              </w:r>
                              <w:r>
                                <w:br/>
                              </w:r>
                              <w:r>
                                <w:rPr>
                                  <w:rStyle w:val="estilo1341"/>
                                </w:rPr>
                                <w:t>  Podría suceder que quien use el PC habitualmente le haya cambiado el nombre por otro, pero solo tendrás que preguntarle cual es el icono para arrancarlo y una vez que lo sepas, pues ya no tendrás más problemas.</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rsidT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lastRenderedPageBreak/>
                    <w:t xml:space="preserve">  Así que según dije, haces doble </w:t>
                  </w:r>
                  <w:proofErr w:type="spellStart"/>
                  <w:r>
                    <w:t>click</w:t>
                  </w:r>
                  <w:proofErr w:type="spellEnd"/>
                  <w:r>
                    <w:t xml:space="preserve"> sobre él (ya sabes, con el botón izquierdo del ratón tras colocar la flechita del puntero encima) y verás que al cabo de muy poco tiempo te abrirá dicho Explorador, que aparecerá así:</w:t>
                  </w:r>
                  <w:r>
                    <w:br/>
                  </w:r>
                  <w:r>
                    <w:rPr>
                      <w:rStyle w:val="estilo81"/>
                    </w:rPr>
                    <w:t>-</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b/>
                      <w:bCs/>
                      <w:noProof/>
                      <w:color w:val="000000"/>
                      <w:sz w:val="20"/>
                      <w:szCs w:val="20"/>
                      <w:lang w:eastAsia="es-ES"/>
                    </w:rPr>
                    <w:drawing>
                      <wp:inline distT="0" distB="0" distL="0" distR="0">
                        <wp:extent cx="5381625" cy="4410075"/>
                        <wp:effectExtent l="19050" t="0" r="9525" b="0"/>
                        <wp:docPr id="173" name="Imagen 173" descr="el Explorador de Windows del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l Explorador de Windows del Pc"/>
                                <pic:cNvPicPr>
                                  <a:picLocks noChangeAspect="1" noChangeArrowheads="1"/>
                                </pic:cNvPicPr>
                              </pic:nvPicPr>
                              <pic:blipFill>
                                <a:blip r:embed="rId139"/>
                                <a:srcRect/>
                                <a:stretch>
                                  <a:fillRect/>
                                </a:stretch>
                              </pic:blipFill>
                              <pic:spPr bwMode="auto">
                                <a:xfrm>
                                  <a:off x="0" y="0"/>
                                  <a:ext cx="5381625" cy="441007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rsidP="00014539">
                  <w:pPr>
                    <w:pStyle w:val="NormalWeb"/>
                    <w:rPr>
                      <w:rFonts w:ascii="Arial" w:hAnsi="Arial" w:cs="Arial"/>
                      <w:color w:val="000033"/>
                      <w:sz w:val="18"/>
                      <w:szCs w:val="18"/>
                    </w:rPr>
                  </w:pPr>
                  <w:r>
                    <w:rPr>
                      <w:rStyle w:val="estilo1231"/>
                    </w:rPr>
                    <w:t xml:space="preserve">   Así de repente no te suena nada, pero vamos por partes: de momento solo nos </w:t>
                  </w:r>
                  <w:proofErr w:type="spellStart"/>
                  <w:r>
                    <w:rPr>
                      <w:rStyle w:val="estilo1231"/>
                    </w:rPr>
                    <w:t>vá</w:t>
                  </w:r>
                  <w:proofErr w:type="spellEnd"/>
                  <w:r>
                    <w:rPr>
                      <w:rStyle w:val="estilo1231"/>
                    </w:rPr>
                    <w:t xml:space="preserve"> a </w:t>
                  </w:r>
                  <w:r>
                    <w:rPr>
                      <w:rStyle w:val="estilo1231"/>
                    </w:rPr>
                    <w:lastRenderedPageBreak/>
                    <w:t xml:space="preserve">interesar el apartado que ves pone "Mi PC": </w:t>
                  </w:r>
                  <w:r>
                    <w:rPr>
                      <w:rFonts w:ascii="Arial" w:hAnsi="Arial" w:cs="Arial"/>
                      <w:noProof/>
                      <w:color w:val="000000"/>
                      <w:sz w:val="20"/>
                      <w:szCs w:val="20"/>
                    </w:rPr>
                    <w:drawing>
                      <wp:inline distT="0" distB="0" distL="0" distR="0">
                        <wp:extent cx="676275" cy="314325"/>
                        <wp:effectExtent l="19050" t="0" r="9525" b="0"/>
                        <wp:docPr id="174" name="Imagen 174" descr="http://www.deseoaprender.com/InfBasicLecc9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deseoaprender.com/InfBasicLecc9_clip_image004.jpg"/>
                                <pic:cNvPicPr>
                                  <a:picLocks noChangeAspect="1" noChangeArrowheads="1"/>
                                </pic:cNvPicPr>
                              </pic:nvPicPr>
                              <pic:blipFill>
                                <a:blip r:embed="rId140"/>
                                <a:srcRect/>
                                <a:stretch>
                                  <a:fillRect/>
                                </a:stretch>
                              </pic:blipFill>
                              <pic:spPr bwMode="auto">
                                <a:xfrm>
                                  <a:off x="0" y="0"/>
                                  <a:ext cx="676275" cy="314325"/>
                                </a:xfrm>
                                <a:prstGeom prst="rect">
                                  <a:avLst/>
                                </a:prstGeom>
                                <a:noFill/>
                                <a:ln w="9525">
                                  <a:noFill/>
                                  <a:miter lim="800000"/>
                                  <a:headEnd/>
                                  <a:tailEnd/>
                                </a:ln>
                              </pic:spPr>
                            </pic:pic>
                          </a:graphicData>
                        </a:graphic>
                      </wp:inline>
                    </w:drawing>
                  </w:r>
                  <w:r>
                    <w:rPr>
                      <w:rFonts w:ascii="Arial" w:hAnsi="Arial" w:cs="Arial"/>
                      <w:color w:val="000033"/>
                      <w:sz w:val="18"/>
                      <w:szCs w:val="18"/>
                    </w:rPr>
                    <w:t xml:space="preserve">    que como observas tiene un signo " + " a su izquierda.-Pues bien ahora colocas la flechita del ratón sobre dicho signo + y picas una sola vez con el botón izquierdo del ratón, verás </w:t>
                  </w:r>
                  <w:proofErr w:type="spellStart"/>
                  <w:r>
                    <w:rPr>
                      <w:rFonts w:ascii="Arial" w:hAnsi="Arial" w:cs="Arial"/>
                      <w:color w:val="000033"/>
                      <w:sz w:val="18"/>
                      <w:szCs w:val="18"/>
                    </w:rPr>
                    <w:t>como</w:t>
                  </w:r>
                  <w:proofErr w:type="spellEnd"/>
                  <w:r>
                    <w:rPr>
                      <w:rFonts w:ascii="Arial" w:hAnsi="Arial" w:cs="Arial"/>
                      <w:color w:val="000033"/>
                      <w:sz w:val="18"/>
                      <w:szCs w:val="18"/>
                    </w:rPr>
                    <w:t xml:space="preserve"> te aparece lo siguiente: </w:t>
                  </w:r>
                </w:p>
                <w:p w:rsidR="00014539" w:rsidRDefault="00014539" w:rsidP="00014539">
                  <w:pPr>
                    <w:pStyle w:val="estilo123"/>
                    <w:jc w:val="center"/>
                  </w:pPr>
                  <w:r>
                    <w:rPr>
                      <w:noProof/>
                    </w:rPr>
                    <w:drawing>
                      <wp:inline distT="0" distB="0" distL="0" distR="0">
                        <wp:extent cx="1809750" cy="1876425"/>
                        <wp:effectExtent l="19050" t="0" r="0" b="0"/>
                        <wp:docPr id="175" name="Imagen 175" descr="http://www.deseoaprender.com/InfBasicLecc9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deseoaprender.com/InfBasicLecc9_clip_image005.jpg"/>
                                <pic:cNvPicPr>
                                  <a:picLocks noChangeAspect="1" noChangeArrowheads="1"/>
                                </pic:cNvPicPr>
                              </pic:nvPicPr>
                              <pic:blipFill>
                                <a:blip r:embed="rId141"/>
                                <a:srcRect/>
                                <a:stretch>
                                  <a:fillRect/>
                                </a:stretch>
                              </pic:blipFill>
                              <pic:spPr bwMode="auto">
                                <a:xfrm>
                                  <a:off x="0" y="0"/>
                                  <a:ext cx="1809750" cy="1876425"/>
                                </a:xfrm>
                                <a:prstGeom prst="rect">
                                  <a:avLst/>
                                </a:prstGeom>
                                <a:noFill/>
                                <a:ln w="9525">
                                  <a:noFill/>
                                  <a:miter lim="800000"/>
                                  <a:headEnd/>
                                  <a:tailEnd/>
                                </a:ln>
                              </pic:spPr>
                            </pic:pic>
                          </a:graphicData>
                        </a:graphic>
                      </wp:inline>
                    </w:drawing>
                  </w:r>
                  <w:r>
                    <w:t xml:space="preserve">  </w:t>
                  </w:r>
                </w:p>
                <w:p w:rsidR="00014539" w:rsidRDefault="00014539" w:rsidP="00014539">
                  <w:pPr>
                    <w:pStyle w:val="estilo123"/>
                  </w:pPr>
                  <w:r>
                    <w:t xml:space="preserve"> y vamos a explicar qué estamos viendo: </w:t>
                  </w:r>
                </w:p>
                <w:p w:rsidR="00014539" w:rsidRDefault="00014539" w:rsidP="00014539">
                  <w:pPr>
                    <w:pStyle w:val="estilo123"/>
                  </w:pPr>
                  <w:r>
                    <w:t xml:space="preserve">   1).- </w:t>
                  </w:r>
                  <w:r>
                    <w:rPr>
                      <w:rStyle w:val="estilo41"/>
                    </w:rPr>
                    <w:t xml:space="preserve">Disco de 31/2 (A:) </w:t>
                  </w:r>
                  <w:r>
                    <w:t xml:space="preserve">---&gt; Se refiere siempre a la </w:t>
                  </w:r>
                  <w:proofErr w:type="spellStart"/>
                  <w:r>
                    <w:t>disketera</w:t>
                  </w:r>
                  <w:proofErr w:type="spellEnd"/>
                  <w:r>
                    <w:t xml:space="preserve"> (ranura que verás se encuentra siempre en la parte frontal del PC), y que sirve para insertar un diskette y escribir en él, o leer datos desde él.-Debes identificar su ubicación porque más adelante la usaremos para ver el tema correspondiente. Hoy ya han desaparecido.</w:t>
                  </w:r>
                </w:p>
                <w:p w:rsidR="00014539" w:rsidRDefault="00014539" w:rsidP="00014539">
                  <w:pPr>
                    <w:pStyle w:val="estilo123"/>
                  </w:pPr>
                  <w:r>
                    <w:t>   Si ahora picases sobre dicho apartado, te saldría el siguiente mensaje:</w:t>
                  </w:r>
                </w:p>
              </w:tc>
            </w:tr>
            <w:tr w:rsidR="00014539">
              <w:trPr>
                <w:tblCellSpacing w:w="30" w:type="dxa"/>
              </w:trPr>
              <w:tc>
                <w:tcPr>
                  <w:tcW w:w="0" w:type="auto"/>
                  <w:vAlign w:val="center"/>
                  <w:hideMark/>
                </w:tcPr>
                <w:p w:rsidR="00014539" w:rsidRDefault="00014539">
                  <w:pPr>
                    <w:jc w:val="right"/>
                    <w:rPr>
                      <w:rFonts w:ascii="Arial" w:hAnsi="Arial" w:cs="Arial"/>
                      <w:color w:val="000033"/>
                      <w:sz w:val="18"/>
                      <w:szCs w:val="18"/>
                    </w:rPr>
                  </w:pPr>
                  <w:hyperlink r:id="rId142" w:history="1">
                    <w:r w:rsidRPr="00014539">
                      <w:rPr>
                        <w:rStyle w:val="Hipervnculo"/>
                      </w:rPr>
                      <w:t>Subir al principio</w:t>
                    </w:r>
                  </w:hyperlink>
                  <w:r>
                    <w:rPr>
                      <w:rFonts w:ascii="Arial" w:hAnsi="Arial" w:cs="Arial"/>
                      <w:color w:val="000033"/>
                      <w:sz w:val="18"/>
                      <w:szCs w:val="18"/>
                    </w:rPr>
                    <w:t xml:space="preserve"> &gt;&gt;&gt;  </w:t>
                  </w:r>
                </w:p>
              </w:tc>
            </w:tr>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Verdana" w:hAnsi="Verdana" w:cs="Arial"/>
                      <w:noProof/>
                      <w:color w:val="000000"/>
                      <w:sz w:val="20"/>
                      <w:szCs w:val="20"/>
                      <w:lang w:eastAsia="es-ES"/>
                    </w:rPr>
                    <w:drawing>
                      <wp:inline distT="0" distB="0" distL="0" distR="0">
                        <wp:extent cx="3467100" cy="1476375"/>
                        <wp:effectExtent l="19050" t="0" r="0" b="0"/>
                        <wp:docPr id="176" name="Imagen 176" descr="insertar disquette en unidad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nsertar disquette en unidad A:"/>
                                <pic:cNvPicPr>
                                  <a:picLocks noChangeAspect="1" noChangeArrowheads="1"/>
                                </pic:cNvPicPr>
                              </pic:nvPicPr>
                              <pic:blipFill>
                                <a:blip r:embed="rId143"/>
                                <a:srcRect/>
                                <a:stretch>
                                  <a:fillRect/>
                                </a:stretch>
                              </pic:blipFill>
                              <pic:spPr bwMode="auto">
                                <a:xfrm>
                                  <a:off x="0" y="0"/>
                                  <a:ext cx="3467100" cy="1476375"/>
                                </a:xfrm>
                                <a:prstGeom prst="rect">
                                  <a:avLst/>
                                </a:prstGeom>
                                <a:noFill/>
                                <a:ln w="9525">
                                  <a:noFill/>
                                  <a:miter lim="800000"/>
                                  <a:headEnd/>
                                  <a:tailEnd/>
                                </a:ln>
                              </pic:spPr>
                            </pic:pic>
                          </a:graphicData>
                        </a:graphic>
                      </wp:inline>
                    </w:drawing>
                  </w:r>
                </w:p>
              </w:tc>
            </w:tr>
            <w:tr w:rsidR="00014539">
              <w:trPr>
                <w:tblCellSpacing w:w="30" w:type="dxa"/>
              </w:trPr>
              <w:tc>
                <w:tcPr>
                  <w:tcW w:w="0" w:type="auto"/>
                  <w:vAlign w:val="center"/>
                  <w:hideMark/>
                </w:tcPr>
                <w:p w:rsidR="00014539" w:rsidRDefault="00014539" w:rsidP="00014539">
                  <w:pPr>
                    <w:pStyle w:val="estilo123"/>
                  </w:pPr>
                  <w:r>
                    <w:rPr>
                      <w:rStyle w:val="estilo1401"/>
                    </w:rPr>
                    <w:t>   Que se debe lógicamente a que está esperando que insertes un diskette en la unidad.-Picas sobre "Cancelar" y desaparece el mensaje.</w:t>
                  </w:r>
                  <w:r>
                    <w:br/>
                  </w:r>
                  <w:r>
                    <w:br/>
                    <w:t xml:space="preserve">   2).- </w:t>
                  </w:r>
                  <w:r>
                    <w:rPr>
                      <w:rStyle w:val="estilo41"/>
                    </w:rPr>
                    <w:t xml:space="preserve">Disco local (C:) </w:t>
                  </w:r>
                  <w:r>
                    <w:t>---&gt; Es muy importante porque se trata del Disco Duro (¿</w:t>
                  </w:r>
                  <w:proofErr w:type="spellStart"/>
                  <w:r>
                    <w:t>recordais</w:t>
                  </w:r>
                  <w:proofErr w:type="spellEnd"/>
                  <w:r>
                    <w:t xml:space="preserve"> el tema en que hablamos de él al principio?), el disco duro tiene esta forma: </w:t>
                  </w:r>
                  <w:r>
                    <w:br/>
                  </w:r>
                  <w:r>
                    <w:rPr>
                      <w:rStyle w:val="estilo1341"/>
                    </w:rPr>
                    <w:t>  </w:t>
                  </w:r>
                  <w:r>
                    <w:rPr>
                      <w:rStyle w:val="estilo1051"/>
                    </w:rPr>
                    <w:t>   </w:t>
                  </w:r>
                  <w:r>
                    <w:rPr>
                      <w:noProof/>
                    </w:rPr>
                    <w:drawing>
                      <wp:inline distT="0" distB="0" distL="0" distR="0">
                        <wp:extent cx="942975" cy="942975"/>
                        <wp:effectExtent l="19050" t="0" r="9525" b="0"/>
                        <wp:docPr id="177" name="Imagen 177" descr="vista de un disco d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vista de un disco duro"/>
                                <pic:cNvPicPr>
                                  <a:picLocks noChangeAspect="1" noChangeArrowheads="1"/>
                                </pic:cNvPicPr>
                              </pic:nvPicPr>
                              <pic:blipFill>
                                <a:blip r:embed="rId144"/>
                                <a:srcRect/>
                                <a:stretch>
                                  <a:fillRect/>
                                </a:stretch>
                              </pic:blipFill>
                              <pic:spPr bwMode="auto">
                                <a:xfrm>
                                  <a:off x="0" y="0"/>
                                  <a:ext cx="942975" cy="942975"/>
                                </a:xfrm>
                                <a:prstGeom prst="rect">
                                  <a:avLst/>
                                </a:prstGeom>
                                <a:noFill/>
                                <a:ln w="9525">
                                  <a:noFill/>
                                  <a:miter lim="800000"/>
                                  <a:headEnd/>
                                  <a:tailEnd/>
                                </a:ln>
                              </pic:spPr>
                            </pic:pic>
                          </a:graphicData>
                        </a:graphic>
                      </wp:inline>
                    </w:drawing>
                  </w:r>
                  <w:r>
                    <w:br/>
                  </w:r>
                  <w:r>
                    <w:rPr>
                      <w:rStyle w:val="estilo1051"/>
                    </w:rPr>
                    <w:t>y por dentro esta otra:</w:t>
                  </w:r>
                  <w:r>
                    <w:br/>
                  </w:r>
                  <w:r>
                    <w:rPr>
                      <w:rStyle w:val="estilo1341"/>
                    </w:rPr>
                    <w:lastRenderedPageBreak/>
                    <w:t>  </w:t>
                  </w:r>
                  <w:r>
                    <w:rPr>
                      <w:rStyle w:val="estilo1051"/>
                    </w:rPr>
                    <w:t>                            </w:t>
                  </w:r>
                  <w:r>
                    <w:rPr>
                      <w:noProof/>
                    </w:rPr>
                    <w:drawing>
                      <wp:inline distT="0" distB="0" distL="0" distR="0">
                        <wp:extent cx="1009650" cy="1009650"/>
                        <wp:effectExtent l="19050" t="0" r="0" b="0"/>
                        <wp:docPr id="178" name="Imagen 178" descr="interior del disco duro del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terior del disco duro del ordenador"/>
                                <pic:cNvPicPr>
                                  <a:picLocks noChangeAspect="1" noChangeArrowheads="1"/>
                                </pic:cNvPicPr>
                              </pic:nvPicPr>
                              <pic:blipFill>
                                <a:blip r:embed="rId145"/>
                                <a:srcRect/>
                                <a:stretch>
                                  <a:fillRect/>
                                </a:stretch>
                              </pic:blipFill>
                              <pic:spPr bwMode="auto">
                                <a:xfrm>
                                  <a:off x="0" y="0"/>
                                  <a:ext cx="1009650" cy="1009650"/>
                                </a:xfrm>
                                <a:prstGeom prst="rect">
                                  <a:avLst/>
                                </a:prstGeom>
                                <a:noFill/>
                                <a:ln w="9525">
                                  <a:noFill/>
                                  <a:miter lim="800000"/>
                                  <a:headEnd/>
                                  <a:tailEnd/>
                                </a:ln>
                              </pic:spPr>
                            </pic:pic>
                          </a:graphicData>
                        </a:graphic>
                      </wp:inline>
                    </w:drawing>
                  </w:r>
                  <w:r>
                    <w:br/>
                  </w:r>
                  <w:r>
                    <w:rPr>
                      <w:rStyle w:val="estilo1051"/>
                    </w:rPr>
                    <w:t>   Te explico resumidamente que hay una serie de discos uno encima de otro, donde se graba todo lo que metamos al PC.</w:t>
                  </w:r>
                  <w:r>
                    <w:t xml:space="preserve"> Tiene una serie de cabezas lectoras que acceden a una velocidad extraordinaria al lugar exacto en cada disco, donde encuentran la información que necesitamos en cada momento (o graban la información que introducimos).</w:t>
                  </w:r>
                  <w:r>
                    <w:br/>
                    <w:t xml:space="preserve">   Pues cuando vemos ( C: ) se está refiriendo a eso, de ahí porqué os digo que es tan importante este apartado, ya que todo lo que hagamos casi siempre será ahí, salvo lo que vemos a continuación: </w:t>
                  </w:r>
                </w:p>
                <w:p w:rsidR="00014539" w:rsidRDefault="00014539" w:rsidP="00014539">
                  <w:pPr>
                    <w:pStyle w:val="estilo123"/>
                  </w:pPr>
                  <w:r>
                    <w:t xml:space="preserve">   3).- </w:t>
                  </w:r>
                  <w:r>
                    <w:rPr>
                      <w:rStyle w:val="estilo41"/>
                    </w:rPr>
                    <w:t xml:space="preserve">Disco local (D:) </w:t>
                  </w:r>
                  <w:r>
                    <w:t xml:space="preserve">---&gt; Esta es la excepción a que me refería antes, </w:t>
                  </w:r>
                  <w:r>
                    <w:rPr>
                      <w:rStyle w:val="Textoennegrita"/>
                    </w:rPr>
                    <w:t>D:</w:t>
                  </w:r>
                  <w:r>
                    <w:t xml:space="preserve"> se refiere también al disco duro, pero a una partición de este.-Me explico: tú puedes dejar que todo el espacio de que disponga el </w:t>
                  </w:r>
                  <w:proofErr w:type="spellStart"/>
                  <w:r>
                    <w:t>D.Duro</w:t>
                  </w:r>
                  <w:proofErr w:type="spellEnd"/>
                  <w:r>
                    <w:t xml:space="preserve"> (por ejemplo 500 Gigas) esté en C: ; pero lo más habitual y que suele hacer todo el mundo es formatear ese </w:t>
                  </w:r>
                  <w:proofErr w:type="spellStart"/>
                  <w:r>
                    <w:t>D.Duro</w:t>
                  </w:r>
                  <w:proofErr w:type="spellEnd"/>
                  <w:r>
                    <w:t xml:space="preserve"> de manera que existan al menos DOS </w:t>
                  </w:r>
                  <w:r>
                    <w:rPr>
                      <w:rStyle w:val="estilo1061"/>
                      <w:u w:val="single"/>
                    </w:rPr>
                    <w:t>PARTICIONES</w:t>
                  </w:r>
                  <w:r>
                    <w:t xml:space="preserve"> (que en este caso serían C:  y  D:).</w:t>
                  </w:r>
                  <w:r>
                    <w:br/>
                  </w:r>
                  <w:r>
                    <w:br/>
                    <w:t xml:space="preserve">  ¿Para qué sirven estas 2 particiones?, pues tiene su lógica y es que </w:t>
                  </w:r>
                  <w:r>
                    <w:rPr>
                      <w:rStyle w:val="estilo41"/>
                    </w:rPr>
                    <w:t>normalmente se usa C</w:t>
                  </w:r>
                  <w:r>
                    <w:t xml:space="preserve">: para tener los programas que usa Windows para poder funcionar correctamente </w:t>
                  </w:r>
                  <w:proofErr w:type="gramStart"/>
                  <w:r>
                    <w:t>( por</w:t>
                  </w:r>
                  <w:proofErr w:type="gramEnd"/>
                  <w:r>
                    <w:t xml:space="preserve"> eso a esta partición se le deja menos espacio, por ejemplo 100 </w:t>
                  </w:r>
                  <w:proofErr w:type="spellStart"/>
                  <w:r>
                    <w:t>Gb</w:t>
                  </w:r>
                  <w:proofErr w:type="spellEnd"/>
                  <w:r>
                    <w:t xml:space="preserve"> de los 500 que decíamos), y en </w:t>
                  </w:r>
                  <w:r>
                    <w:rPr>
                      <w:rStyle w:val="estilo41"/>
                    </w:rPr>
                    <w:t>la otra partición D</w:t>
                  </w:r>
                  <w:r>
                    <w:t xml:space="preserve">: se deja el resto de espacio ( serían 400 </w:t>
                  </w:r>
                  <w:proofErr w:type="spellStart"/>
                  <w:r>
                    <w:t>Gb</w:t>
                  </w:r>
                  <w:proofErr w:type="spellEnd"/>
                  <w:r>
                    <w:t xml:space="preserve"> ) para nuestro uso diario: carpetas, documentos, fotos, </w:t>
                  </w:r>
                  <w:proofErr w:type="spellStart"/>
                  <w:r>
                    <w:t>enfín</w:t>
                  </w:r>
                  <w:proofErr w:type="spellEnd"/>
                  <w:r>
                    <w:t xml:space="preserve"> lo que se nos ocurra.</w:t>
                  </w:r>
                </w:p>
                <w:p w:rsidR="00014539" w:rsidRDefault="00014539" w:rsidP="00014539">
                  <w:pPr>
                    <w:pStyle w:val="NormalWeb"/>
                    <w:rPr>
                      <w:rFonts w:ascii="Arial" w:hAnsi="Arial" w:cs="Arial"/>
                      <w:color w:val="000033"/>
                      <w:sz w:val="18"/>
                      <w:szCs w:val="18"/>
                    </w:rPr>
                  </w:pPr>
                  <w:r>
                    <w:rPr>
                      <w:rStyle w:val="estilo271"/>
                      <w:rFonts w:cs="Arial"/>
                    </w:rPr>
                    <w:t>   </w:t>
                  </w:r>
                  <w:r>
                    <w:rPr>
                      <w:rStyle w:val="estilo1231"/>
                    </w:rPr>
                    <w:t>¿</w:t>
                  </w:r>
                  <w:proofErr w:type="spellStart"/>
                  <w:r>
                    <w:rPr>
                      <w:rStyle w:val="estilo1231"/>
                    </w:rPr>
                    <w:t>Cual</w:t>
                  </w:r>
                  <w:proofErr w:type="spellEnd"/>
                  <w:r>
                    <w:rPr>
                      <w:rStyle w:val="estilo1231"/>
                    </w:rPr>
                    <w:t xml:space="preserve"> es la ventaja de actuar así?, pues el tener todos nuestros datos en una partición independiente nos garantiza que si un día falla el sistema operativo y el PC dejase de funcionar, no perderíamos esos datos, ya que como vimos en C: está el </w:t>
                  </w:r>
                  <w:proofErr w:type="spellStart"/>
                  <w:r>
                    <w:rPr>
                      <w:rStyle w:val="estilo1231"/>
                    </w:rPr>
                    <w:t>s.operativo</w:t>
                  </w:r>
                  <w:proofErr w:type="spellEnd"/>
                  <w:r>
                    <w:rPr>
                      <w:rStyle w:val="estilo1231"/>
                    </w:rPr>
                    <w:t xml:space="preserve">.-Podríamos de esta forma volver a cargar el </w:t>
                  </w:r>
                  <w:proofErr w:type="spellStart"/>
                  <w:r>
                    <w:rPr>
                      <w:rStyle w:val="estilo1231"/>
                    </w:rPr>
                    <w:t>s.operativo</w:t>
                  </w:r>
                  <w:proofErr w:type="spellEnd"/>
                  <w:r>
                    <w:rPr>
                      <w:rStyle w:val="estilo1231"/>
                    </w:rPr>
                    <w:t xml:space="preserve"> en C, manteniendo intacto D.-En caso de tener los 500 </w:t>
                  </w:r>
                  <w:proofErr w:type="spellStart"/>
                  <w:r>
                    <w:rPr>
                      <w:rStyle w:val="estilo1231"/>
                    </w:rPr>
                    <w:t>Gb</w:t>
                  </w:r>
                  <w:proofErr w:type="spellEnd"/>
                  <w:r>
                    <w:rPr>
                      <w:rStyle w:val="estilo1231"/>
                    </w:rPr>
                    <w:t xml:space="preserve"> para C:, si un día ocurre el problema mencionado, perderíamos todo, el </w:t>
                  </w:r>
                  <w:proofErr w:type="spellStart"/>
                  <w:r>
                    <w:rPr>
                      <w:rStyle w:val="estilo1231"/>
                    </w:rPr>
                    <w:t>s.operativo</w:t>
                  </w:r>
                  <w:proofErr w:type="spellEnd"/>
                  <w:r>
                    <w:rPr>
                      <w:rStyle w:val="estilo1231"/>
                    </w:rPr>
                    <w:t xml:space="preserve"> y todos nuestros datos ¡un desastre!; ¿</w:t>
                  </w:r>
                  <w:proofErr w:type="spellStart"/>
                  <w:r>
                    <w:rPr>
                      <w:rStyle w:val="estilo1231"/>
                    </w:rPr>
                    <w:t>comprendeis</w:t>
                  </w:r>
                  <w:proofErr w:type="spellEnd"/>
                  <w:r>
                    <w:rPr>
                      <w:rStyle w:val="estilo1231"/>
                    </w:rPr>
                    <w:t xml:space="preserve"> ya el porqué de C: y de D:?, está claro.</w:t>
                  </w:r>
                  <w:r>
                    <w:rPr>
                      <w:rFonts w:ascii="Arial" w:hAnsi="Arial" w:cs="Arial"/>
                      <w:color w:val="000033"/>
                      <w:sz w:val="18"/>
                      <w:szCs w:val="18"/>
                    </w:rPr>
                    <w:br/>
                    <w:t>   Se pueden tener incluso más particiones, por ejemplo otra que llamásemos E</w:t>
                  </w:r>
                  <w:proofErr w:type="gramStart"/>
                  <w:r>
                    <w:rPr>
                      <w:rFonts w:ascii="Arial" w:hAnsi="Arial" w:cs="Arial"/>
                      <w:color w:val="000033"/>
                      <w:sz w:val="18"/>
                      <w:szCs w:val="18"/>
                    </w:rPr>
                    <w:t>:,</w:t>
                  </w:r>
                  <w:proofErr w:type="gramEnd"/>
                  <w:r>
                    <w:rPr>
                      <w:rFonts w:ascii="Arial" w:hAnsi="Arial" w:cs="Arial"/>
                      <w:color w:val="000033"/>
                      <w:sz w:val="18"/>
                      <w:szCs w:val="18"/>
                    </w:rPr>
                    <w:t xml:space="preserve"> eso ya depende de gustos y necesidades de cada uno.</w:t>
                  </w:r>
                </w:p>
              </w:tc>
            </w:tr>
            <w:tr w:rsidR="00014539">
              <w:trPr>
                <w:tblCellSpacing w:w="30" w:type="dxa"/>
              </w:trPr>
              <w:tc>
                <w:tcPr>
                  <w:tcW w:w="0" w:type="auto"/>
                  <w:vAlign w:val="center"/>
                  <w:hideMark/>
                </w:tcPr>
                <w:p w:rsidR="00014539" w:rsidRDefault="00014539">
                  <w:pPr>
                    <w:jc w:val="right"/>
                    <w:rPr>
                      <w:rFonts w:ascii="Arial" w:hAnsi="Arial" w:cs="Arial"/>
                      <w:color w:val="000033"/>
                      <w:sz w:val="18"/>
                      <w:szCs w:val="18"/>
                    </w:rPr>
                  </w:pPr>
                  <w:hyperlink r:id="rId146" w:history="1">
                    <w:r w:rsidRPr="00014539">
                      <w:rPr>
                        <w:rStyle w:val="Hipervnculo"/>
                      </w:rPr>
                      <w:t>Subir al principio</w:t>
                    </w:r>
                  </w:hyperlink>
                  <w:r>
                    <w:rPr>
                      <w:rFonts w:ascii="Arial" w:hAnsi="Arial" w:cs="Arial"/>
                      <w:color w:val="000033"/>
                      <w:sz w:val="18"/>
                      <w:szCs w:val="18"/>
                    </w:rPr>
                    <w:t xml:space="preserve"> &gt;&gt;   </w:t>
                  </w:r>
                </w:p>
              </w:tc>
            </w:tr>
          </w:tbl>
          <w:p w:rsidR="00014539" w:rsidRDefault="00014539">
            <w:pPr>
              <w:rPr>
                <w:rFonts w:ascii="Arial" w:hAnsi="Arial" w:cs="Arial"/>
                <w:color w:val="000033"/>
                <w:sz w:val="18"/>
                <w:szCs w:val="18"/>
              </w:rPr>
            </w:pPr>
          </w:p>
        </w:tc>
      </w:tr>
      <w:tr w:rsidR="00014539">
        <w:trPr>
          <w:tblCellSpacing w:w="0" w:type="dxa"/>
        </w:trPr>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3"/>
            <w:hideMark/>
          </w:tcPr>
          <w:p w:rsidR="00014539" w:rsidRDefault="00014539">
            <w:pPr>
              <w:jc w:val="right"/>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1049"/>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c>
          <w:tcPr>
            <w:tcW w:w="0" w:type="auto"/>
            <w:gridSpan w:val="3"/>
            <w:hideMark/>
          </w:tcPr>
          <w:tbl>
            <w:tblPr>
              <w:tblW w:w="5000" w:type="pct"/>
              <w:tblCellSpacing w:w="30" w:type="dxa"/>
              <w:tblCellMar>
                <w:left w:w="0" w:type="dxa"/>
                <w:right w:w="0" w:type="dxa"/>
              </w:tblCellMar>
              <w:tblLook w:val="04A0"/>
            </w:tblPr>
            <w:tblGrid>
              <w:gridCol w:w="7455"/>
            </w:tblGrid>
            <w:tr w:rsidR="00014539">
              <w:trPr>
                <w:tblCellSpacing w:w="30" w:type="dxa"/>
              </w:trPr>
              <w:tc>
                <w:tcPr>
                  <w:tcW w:w="0" w:type="auto"/>
                  <w:vAlign w:val="center"/>
                  <w:hideMark/>
                </w:tcPr>
                <w:p w:rsidR="00014539" w:rsidRDefault="00014539">
                  <w:pPr>
                    <w:pStyle w:val="estilo123"/>
                  </w:pPr>
                  <w:r>
                    <w:t xml:space="preserve">   4).- </w:t>
                  </w:r>
                  <w:r>
                    <w:rPr>
                      <w:rStyle w:val="nfasis"/>
                      <w:b/>
                      <w:bCs/>
                      <w:color w:val="336699"/>
                    </w:rPr>
                    <w:t xml:space="preserve">Unidad DVD ( E:); Unidad CD-RW (F:) </w:t>
                  </w:r>
                  <w:r>
                    <w:t xml:space="preserve">---&gt;estas se refieren a las unidades de lectura-escritura de </w:t>
                  </w:r>
                  <w:proofErr w:type="spellStart"/>
                  <w:r>
                    <w:t>CD's</w:t>
                  </w:r>
                  <w:proofErr w:type="spellEnd"/>
                  <w:r>
                    <w:t xml:space="preserve"> y de </w:t>
                  </w:r>
                  <w:proofErr w:type="spellStart"/>
                  <w:r>
                    <w:t>DVD's</w:t>
                  </w:r>
                  <w:proofErr w:type="spellEnd"/>
                  <w:r>
                    <w:t xml:space="preserve"> si es que las tenemos conectadas en nuestro PC.-Su funcionamiento es similar a la </w:t>
                  </w:r>
                  <w:proofErr w:type="spellStart"/>
                  <w:r>
                    <w:t>disketera</w:t>
                  </w:r>
                  <w:proofErr w:type="spellEnd"/>
                  <w:r>
                    <w:t xml:space="preserve"> A: que vimos al principio, es decir, si insertamos un CD o un DVD pues aparecerán sus datos en la unidad correspondiente, pero si no tenemos metido uno en la unidad, al picar sobre ella nos saldrá un mensaje advirtiendo de que "inserte un ....". </w:t>
                  </w:r>
                </w:p>
                <w:p w:rsidR="00014539" w:rsidRDefault="00014539">
                  <w:pPr>
                    <w:pStyle w:val="estilo123"/>
                  </w:pPr>
                  <w:r>
                    <w:t xml:space="preserve">   Esto es todo lo que me interesa veamos hoy, para que cada capítulo no se alargue en exceso y te aburras.-Recomiendo que abras varias veces el explorador y observes el contenido, sin pasar de ahí, porque iremos profundizando poco a poco. </w:t>
                  </w:r>
                </w:p>
                <w:p w:rsidR="00014539" w:rsidRDefault="00014539">
                  <w:pPr>
                    <w:pStyle w:val="estilo123"/>
                  </w:pPr>
                  <w:r>
                    <w:t xml:space="preserve">  ¡Ah se me olvidaba!, </w:t>
                  </w:r>
                  <w:r>
                    <w:rPr>
                      <w:rStyle w:val="nfasis"/>
                    </w:rPr>
                    <w:t xml:space="preserve">para cerrar el Explorador </w:t>
                  </w:r>
                  <w:r>
                    <w:t xml:space="preserve">(como cualquier otra ventana de Windows), siempre habrá que hacerlo picando arriba a la derecha en: </w:t>
                  </w:r>
                  <w:r>
                    <w:rPr>
                      <w:noProof/>
                    </w:rPr>
                    <w:drawing>
                      <wp:inline distT="0" distB="0" distL="0" distR="0">
                        <wp:extent cx="390525" cy="285750"/>
                        <wp:effectExtent l="19050" t="0" r="9525" b="0"/>
                        <wp:docPr id="182" name="Imagen 182" descr="icono para cerrar ventana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cono para cerrar ventana de Windows"/>
                                <pic:cNvPicPr>
                                  <a:picLocks noChangeAspect="1" noChangeArrowheads="1"/>
                                </pic:cNvPicPr>
                              </pic:nvPicPr>
                              <pic:blipFill>
                                <a:blip r:embed="rId147"/>
                                <a:srcRect/>
                                <a:stretch>
                                  <a:fillRect/>
                                </a:stretch>
                              </pic:blipFill>
                              <pic:spPr bwMode="auto">
                                <a:xfrm>
                                  <a:off x="0" y="0"/>
                                  <a:ext cx="390525" cy="285750"/>
                                </a:xfrm>
                                <a:prstGeom prst="rect">
                                  <a:avLst/>
                                </a:prstGeom>
                                <a:noFill/>
                                <a:ln w="9525">
                                  <a:noFill/>
                                  <a:miter lim="800000"/>
                                  <a:headEnd/>
                                  <a:tailEnd/>
                                </a:ln>
                              </pic:spPr>
                            </pic:pic>
                          </a:graphicData>
                        </a:graphic>
                      </wp:inline>
                    </w:drawing>
                  </w:r>
                  <w:r>
                    <w:t xml:space="preserve">es decir colocas la flechita del ratón sobre la " X " y picas una vez con botón </w:t>
                  </w:r>
                  <w:proofErr w:type="gramStart"/>
                  <w:r>
                    <w:t>izquierdo ,</w:t>
                  </w:r>
                  <w:proofErr w:type="gramEnd"/>
                  <w:r>
                    <w:t xml:space="preserve"> verás como el Explorador se cierra.</w:t>
                  </w:r>
                  <w:r>
                    <w:br/>
                  </w:r>
                  <w:r>
                    <w:rPr>
                      <w:rStyle w:val="estilo81"/>
                    </w:rPr>
                    <w:t>-</w:t>
                  </w:r>
                </w:p>
              </w:tc>
            </w:tr>
          </w:tbl>
          <w:p w:rsidR="00014539" w:rsidRDefault="00014539">
            <w:pPr>
              <w:rPr>
                <w:rFonts w:ascii="Arial" w:hAnsi="Arial" w:cs="Arial"/>
                <w:color w:val="000033"/>
                <w:sz w:val="18"/>
                <w:szCs w:val="18"/>
              </w:rPr>
            </w:pPr>
          </w:p>
        </w:tc>
      </w:tr>
      <w:tr w:rsidR="00014539">
        <w:trPr>
          <w:tblCellSpacing w:w="0" w:type="dxa"/>
        </w:trPr>
        <w:tc>
          <w:tcPr>
            <w:tcW w:w="0" w:type="auto"/>
            <w:gridSpan w:val="5"/>
            <w:hideMark/>
          </w:tcPr>
          <w:tbl>
            <w:tblPr>
              <w:tblW w:w="5000" w:type="pct"/>
              <w:tblCellSpacing w:w="0" w:type="dxa"/>
              <w:tblCellMar>
                <w:left w:w="0" w:type="dxa"/>
                <w:right w:w="0" w:type="dxa"/>
              </w:tblCellMar>
              <w:tblLook w:val="04A0"/>
            </w:tblPr>
            <w:tblGrid>
              <w:gridCol w:w="850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trPr>
                      <w:gridAfter w:val="1"/>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trPr>
                            <w:tblCellSpacing w:w="30" w:type="dxa"/>
                          </w:trPr>
                          <w:tc>
                            <w:tcPr>
                              <w:tcW w:w="0" w:type="auto"/>
                              <w:vAlign w:val="center"/>
                              <w:hideMark/>
                            </w:tcPr>
                            <w:p w:rsidR="00014539" w:rsidRDefault="00014539" w:rsidP="00014539">
                              <w:pPr>
                                <w:pStyle w:val="estilo123"/>
                              </w:pPr>
                              <w:r>
                                <w:lastRenderedPageBreak/>
                                <w:t xml:space="preserve">  Vamos a </w:t>
                              </w:r>
                              <w:r>
                                <w:rPr>
                                  <w:rStyle w:val="estilo1171"/>
                                  <w:u w:val="single"/>
                                </w:rPr>
                                <w:t>seguir trabajando con el Explorador</w:t>
                              </w:r>
                              <w:r>
                                <w:t xml:space="preserve"> porque anuncié en el capítulo anterior que es importantísimo, y te diría que </w:t>
                              </w:r>
                              <w:r>
                                <w:rPr>
                                  <w:rStyle w:val="nfasis"/>
                                </w:rPr>
                                <w:t xml:space="preserve">si dominas el manejo en el Explorador, tendrás gran parte de este curso </w:t>
                              </w:r>
                              <w:proofErr w:type="gramStart"/>
                              <w:r>
                                <w:rPr>
                                  <w:rStyle w:val="nfasis"/>
                                </w:rPr>
                                <w:t xml:space="preserve">superada </w:t>
                              </w:r>
                              <w:r>
                                <w:t>;</w:t>
                              </w:r>
                              <w:proofErr w:type="gramEnd"/>
                              <w:r>
                                <w:t xml:space="preserve"> así que no te extrañe que le dediquemos unos cuantos capítulos porque el final me agradecerás ser insistente en él. </w:t>
                              </w:r>
                            </w:p>
                            <w:p w:rsidR="00014539" w:rsidRDefault="00014539" w:rsidP="00014539">
                              <w:pPr>
                                <w:pStyle w:val="estilo123"/>
                              </w:pPr>
                              <w:r>
                                <w:t xml:space="preserve">  Vimos </w:t>
                              </w:r>
                              <w:proofErr w:type="spellStart"/>
                              <w:r>
                                <w:t>an</w:t>
                              </w:r>
                              <w:proofErr w:type="spellEnd"/>
                              <w:r>
                                <w:t xml:space="preserve"> el tema anterior que el disco duro podía tener una sola partición ( C: ) o varias ( C: y D: por ejemplo ), y voy a dar por supuesto que en el ordenador en que vas a realizar este curso, tiene al menos 2 particiones para que los ejercicios que iremos viendo los realicemos en D: (Si en tu ordenador solo tienes la partición C, porque sea un poco antiguo y no tenga más particiones, no importa, cuando yo hable de hacer tal cosa en D: tú lo haces en C: ¿de acuerdo?. </w:t>
                              </w:r>
                            </w:p>
                            <w:p w:rsidR="00014539" w:rsidRDefault="00014539" w:rsidP="00014539">
                              <w:pPr>
                                <w:pStyle w:val="estilo123"/>
                              </w:pPr>
                              <w:r>
                                <w:rPr>
                                  <w:rStyle w:val="nfasis"/>
                                </w:rPr>
                                <w:t>   </w:t>
                              </w:r>
                              <w:r>
                                <w:rPr>
                                  <w:rStyle w:val="estilo1171"/>
                                  <w:i/>
                                  <w:iCs/>
                                  <w:u w:val="single"/>
                                </w:rPr>
                                <w:t xml:space="preserve">Veamos </w:t>
                              </w:r>
                              <w:proofErr w:type="spellStart"/>
                              <w:r>
                                <w:rPr>
                                  <w:rStyle w:val="estilo1171"/>
                                  <w:i/>
                                  <w:iCs/>
                                  <w:u w:val="single"/>
                                </w:rPr>
                                <w:t>como</w:t>
                              </w:r>
                              <w:proofErr w:type="spellEnd"/>
                              <w:r>
                                <w:rPr>
                                  <w:rStyle w:val="estilo1171"/>
                                  <w:i/>
                                  <w:iCs/>
                                  <w:u w:val="single"/>
                                </w:rPr>
                                <w:t xml:space="preserve"> se abre la unidad D para que muestre su contenido</w:t>
                              </w:r>
                              <w:r>
                                <w:rPr>
                                  <w:rStyle w:val="estilo1171"/>
                                  <w:i/>
                                  <w:iCs/>
                                </w:rPr>
                                <w:t xml:space="preserve"> </w:t>
                              </w:r>
                              <w:r>
                                <w:t xml:space="preserve">; para ello ya sabes, debes abrir el Explorador como vimos ( doble </w:t>
                              </w:r>
                              <w:proofErr w:type="spellStart"/>
                              <w:r>
                                <w:t>click</w:t>
                              </w:r>
                              <w:proofErr w:type="spellEnd"/>
                              <w:r>
                                <w:t xml:space="preserve"> sobre el icono en el Escritorio  ), y te mostrará "</w:t>
                              </w:r>
                              <w:proofErr w:type="spellStart"/>
                              <w:r>
                                <w:t>MiPC</w:t>
                              </w:r>
                              <w:proofErr w:type="spellEnd"/>
                              <w:r>
                                <w:t xml:space="preserve"> " y al picar sobre él se te abría enseñándote las unidades del </w:t>
                              </w:r>
                              <w:proofErr w:type="spellStart"/>
                              <w:r>
                                <w:t>D.Duro</w:t>
                              </w:r>
                              <w:proofErr w:type="spellEnd"/>
                              <w:r>
                                <w:t>; pues bien, ahora lo que debemos hacer es colocar el puntero del ratón sobre el signo + a la izquierda de "Archivos (D:)" y pulsar una vez el botón izquierdo del ratón para que salga:</w: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pPr>
                                <w:jc w:val="center"/>
                                <w:rPr>
                                  <w:rFonts w:ascii="Arial" w:hAnsi="Arial" w:cs="Arial"/>
                                  <w:color w:val="000033"/>
                                  <w:sz w:val="18"/>
                                  <w:szCs w:val="18"/>
                                </w:rPr>
                              </w:pPr>
                              <w:r>
                                <w:rPr>
                                  <w:rFonts w:ascii="Arial" w:hAnsi="Arial" w:cs="Arial"/>
                                  <w:noProof/>
                                  <w:color w:val="000000"/>
                                  <w:sz w:val="20"/>
                                  <w:szCs w:val="20"/>
                                  <w:lang w:eastAsia="es-ES"/>
                                </w:rPr>
                                <w:drawing>
                                  <wp:inline distT="0" distB="0" distL="0" distR="0">
                                    <wp:extent cx="1685925" cy="1581150"/>
                                    <wp:effectExtent l="19050" t="0" r="9525" b="0"/>
                                    <wp:docPr id="359" name="Imagen 359" descr="vista de las carpetas en el Explo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vista de las carpetas en el Explorador"/>
                                            <pic:cNvPicPr>
                                              <a:picLocks noChangeAspect="1" noChangeArrowheads="1"/>
                                            </pic:cNvPicPr>
                                          </pic:nvPicPr>
                                          <pic:blipFill>
                                            <a:blip r:embed="rId148"/>
                                            <a:srcRect/>
                                            <a:stretch>
                                              <a:fillRect/>
                                            </a:stretch>
                                          </pic:blipFill>
                                          <pic:spPr bwMode="auto">
                                            <a:xfrm>
                                              <a:off x="0" y="0"/>
                                              <a:ext cx="1685925" cy="1581150"/>
                                            </a:xfrm>
                                            <a:prstGeom prst="rect">
                                              <a:avLst/>
                                            </a:prstGeom>
                                            <a:noFill/>
                                            <a:ln w="9525">
                                              <a:noFill/>
                                              <a:miter lim="800000"/>
                                              <a:headEnd/>
                                              <a:tailEnd/>
                                            </a:ln>
                                          </pic:spPr>
                                        </pic:pic>
                                      </a:graphicData>
                                    </a:graphic>
                                  </wp:inline>
                                </w:drawing>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t xml:space="preserve">  Es decir, nos está mostrando todo el contenido de la partición D.-Veis que </w:t>
                  </w:r>
                  <w:proofErr w:type="spellStart"/>
                  <w:r>
                    <w:t>aparacen</w:t>
                  </w:r>
                  <w:proofErr w:type="spellEnd"/>
                  <w:r>
                    <w:t xml:space="preserve"> una serie de apartados que empiezan todos por:  </w:t>
                  </w:r>
                  <w:r>
                    <w:rPr>
                      <w:noProof/>
                    </w:rPr>
                    <w:drawing>
                      <wp:inline distT="0" distB="0" distL="0" distR="0">
                        <wp:extent cx="390525" cy="209550"/>
                        <wp:effectExtent l="19050" t="0" r="9525" b="0"/>
                        <wp:docPr id="360" name="Imagen 360" descr="http://www.deseoaprender.com/InfBasicLecc10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www.deseoaprender.com/InfBasicLecc10_clip_image003.jpg"/>
                                <pic:cNvPicPr>
                                  <a:picLocks noChangeAspect="1" noChangeArrowheads="1"/>
                                </pic:cNvPicPr>
                              </pic:nvPicPr>
                              <pic:blipFill>
                                <a:blip r:embed="rId149"/>
                                <a:srcRect/>
                                <a:stretch>
                                  <a:fillRect/>
                                </a:stretch>
                              </pic:blipFill>
                              <pic:spPr bwMode="auto">
                                <a:xfrm>
                                  <a:off x="0" y="0"/>
                                  <a:ext cx="390525" cy="209550"/>
                                </a:xfrm>
                                <a:prstGeom prst="rect">
                                  <a:avLst/>
                                </a:prstGeom>
                                <a:noFill/>
                                <a:ln w="9525">
                                  <a:noFill/>
                                  <a:miter lim="800000"/>
                                  <a:headEnd/>
                                  <a:tailEnd/>
                                </a:ln>
                              </pic:spPr>
                            </pic:pic>
                          </a:graphicData>
                        </a:graphic>
                      </wp:inline>
                    </w:drawing>
                  </w:r>
                  <w:r>
                    <w:t xml:space="preserve">    ó bien por:   </w:t>
                  </w:r>
                  <w:r>
                    <w:rPr>
                      <w:noProof/>
                    </w:rPr>
                    <w:drawing>
                      <wp:inline distT="0" distB="0" distL="0" distR="0">
                        <wp:extent cx="257175" cy="209550"/>
                        <wp:effectExtent l="19050" t="0" r="9525" b="0"/>
                        <wp:docPr id="361" name="Imagen 361" descr="http://www.deseoaprender.com/InfBasicLecc10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www.deseoaprender.com/InfBasicLecc10_clip_image004.jpg"/>
                                <pic:cNvPicPr>
                                  <a:picLocks noChangeAspect="1" noChangeArrowheads="1"/>
                                </pic:cNvPicPr>
                              </pic:nvPicPr>
                              <pic:blipFill>
                                <a:blip r:embed="rId150"/>
                                <a:srcRect/>
                                <a:stretch>
                                  <a:fillRect/>
                                </a:stretch>
                              </pic:blipFill>
                              <pic:spPr bwMode="auto">
                                <a:xfrm>
                                  <a:off x="0" y="0"/>
                                  <a:ext cx="257175" cy="209550"/>
                                </a:xfrm>
                                <a:prstGeom prst="rect">
                                  <a:avLst/>
                                </a:prstGeom>
                                <a:noFill/>
                                <a:ln w="9525">
                                  <a:noFill/>
                                  <a:miter lim="800000"/>
                                  <a:headEnd/>
                                  <a:tailEnd/>
                                </a:ln>
                              </pic:spPr>
                            </pic:pic>
                          </a:graphicData>
                        </a:graphic>
                      </wp:inline>
                    </w:drawing>
                  </w:r>
                </w:p>
                <w:p w:rsidR="00014539" w:rsidRDefault="00014539" w:rsidP="00014539">
                  <w:pPr>
                    <w:pStyle w:val="estilo138"/>
                  </w:pPr>
                  <w:r>
                    <w:rPr>
                      <w:rStyle w:val="estilo1051"/>
                    </w:rPr>
                    <w:t>   ¿</w:t>
                  </w:r>
                  <w:r>
                    <w:rPr>
                      <w:rStyle w:val="estilo41"/>
                    </w:rPr>
                    <w:t>Qué significan estos símbolos</w:t>
                  </w:r>
                  <w:r>
                    <w:rPr>
                      <w:rStyle w:val="estilo1051"/>
                    </w:rPr>
                    <w:t xml:space="preserve">?, pues ambos representan una </w:t>
                  </w:r>
                  <w:r>
                    <w:rPr>
                      <w:rStyle w:val="nfasis"/>
                      <w:color w:val="000000"/>
                    </w:rPr>
                    <w:t xml:space="preserve">Carpeta </w:t>
                  </w:r>
                  <w:r>
                    <w:rPr>
                      <w:rStyle w:val="estilo1051"/>
                    </w:rPr>
                    <w:t xml:space="preserve">y así se llaman en realidad en Windows: "CARPETAS", y pueden compararse a una carpeta que tengamos en casa, donde podemos tener dentro guardadas otras carpetas, o documentos, o fotos...; pues aquí igual, cuando </w:t>
                  </w:r>
                  <w:proofErr w:type="spellStart"/>
                  <w:r>
                    <w:rPr>
                      <w:rStyle w:val="estilo1051"/>
                    </w:rPr>
                    <w:t>veais</w:t>
                  </w:r>
                  <w:proofErr w:type="spellEnd"/>
                  <w:r>
                    <w:rPr>
                      <w:rStyle w:val="estilo1051"/>
                    </w:rPr>
                    <w:t xml:space="preserve"> el símbolo este querrá indicaros que dentro tiene más cosas.-Y si tiene a su izquierda el signo + quiere decirnos que entre otras cosas tendrá además otras carpetas ( que se llamarán " </w:t>
                  </w:r>
                  <w:r>
                    <w:rPr>
                      <w:rStyle w:val="nfasis"/>
                      <w:color w:val="000000"/>
                    </w:rPr>
                    <w:t xml:space="preserve">Subcarpetas </w:t>
                  </w:r>
                  <w:r>
                    <w:rPr>
                      <w:rStyle w:val="estilo1051"/>
                    </w:rPr>
                    <w:t xml:space="preserve">" ); lo vemos picando una vez sobre el más a la izquierda de la carpeta llamada "Archivos Natalia", entonces veremos: </w:t>
                  </w:r>
                  <w:r>
                    <w:rPr>
                      <w:color w:val="000000"/>
                    </w:rPr>
                    <w:br/>
                  </w:r>
                  <w:r>
                    <w:rPr>
                      <w:rStyle w:val="estilo1311"/>
                    </w:rPr>
                    <w:t xml:space="preserve">Informática y Ofimática, paquete Office 2003, curso Word, Excel, Access y PowerPoint. Aprender </w:t>
                  </w:r>
                  <w:proofErr w:type="spellStart"/>
                  <w:r>
                    <w:rPr>
                      <w:rStyle w:val="estilo1311"/>
                    </w:rPr>
                    <w:t>informatica</w:t>
                  </w:r>
                  <w:proofErr w:type="spellEnd"/>
                  <w:r>
                    <w:rPr>
                      <w:rStyle w:val="estilo1311"/>
                    </w:rPr>
                    <w:t xml:space="preserve"> desde </w:t>
                  </w:r>
                  <w:proofErr w:type="spellStart"/>
                  <w:r>
                    <w:rPr>
                      <w:rStyle w:val="estilo1311"/>
                    </w:rPr>
                    <w:t>cero.Curso</w:t>
                  </w:r>
                  <w:proofErr w:type="spellEnd"/>
                  <w:r>
                    <w:rPr>
                      <w:rStyle w:val="estilo1311"/>
                    </w:rPr>
                    <w:t xml:space="preserve"> INFORMATICA en Internet</w:t>
                  </w:r>
                </w:p>
                <w:p w:rsidR="00014539" w:rsidRDefault="00014539" w:rsidP="00014539">
                  <w:pPr>
                    <w:pStyle w:val="estilo123"/>
                  </w:pPr>
                  <w:r>
                    <w:lastRenderedPageBreak/>
                    <w:t>      </w:t>
                  </w:r>
                  <w:r>
                    <w:rPr>
                      <w:noProof/>
                    </w:rPr>
                    <w:drawing>
                      <wp:inline distT="0" distB="0" distL="0" distR="0">
                        <wp:extent cx="1828800" cy="628650"/>
                        <wp:effectExtent l="19050" t="0" r="0" b="0"/>
                        <wp:docPr id="362" name="Imagen 362" descr="carpetas y subcarpetas en el Explorador Windows de tu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carpetas y subcarpetas en el Explorador Windows de tu Pc."/>
                                <pic:cNvPicPr>
                                  <a:picLocks noChangeAspect="1" noChangeArrowheads="1"/>
                                </pic:cNvPicPr>
                              </pic:nvPicPr>
                              <pic:blipFill>
                                <a:blip r:embed="rId151"/>
                                <a:srcRect/>
                                <a:stretch>
                                  <a:fillRect/>
                                </a:stretch>
                              </pic:blipFill>
                              <pic:spPr bwMode="auto">
                                <a:xfrm>
                                  <a:off x="0" y="0"/>
                                  <a:ext cx="1828800" cy="628650"/>
                                </a:xfrm>
                                <a:prstGeom prst="rect">
                                  <a:avLst/>
                                </a:prstGeom>
                                <a:noFill/>
                                <a:ln w="9525">
                                  <a:noFill/>
                                  <a:miter lim="800000"/>
                                  <a:headEnd/>
                                  <a:tailEnd/>
                                </a:ln>
                              </pic:spPr>
                            </pic:pic>
                          </a:graphicData>
                        </a:graphic>
                      </wp:inline>
                    </w:drawing>
                  </w:r>
                </w:p>
                <w:p w:rsidR="00014539" w:rsidRDefault="00014539" w:rsidP="00014539">
                  <w:pPr>
                    <w:pStyle w:val="estilo123"/>
                  </w:pPr>
                  <w:r>
                    <w:t xml:space="preserve">   Donde </w:t>
                  </w:r>
                  <w:proofErr w:type="spellStart"/>
                  <w:r>
                    <w:t>podeis</w:t>
                  </w:r>
                  <w:proofErr w:type="spellEnd"/>
                  <w:r>
                    <w:t xml:space="preserve"> ver que nos está indicando que contiene a su vez 2 subcarpetas "Castro...." y "</w:t>
                  </w:r>
                  <w:proofErr w:type="spellStart"/>
                  <w:r>
                    <w:t>Musica</w:t>
                  </w:r>
                  <w:proofErr w:type="spellEnd"/>
                  <w:r>
                    <w:t xml:space="preserve">", y también </w:t>
                  </w:r>
                  <w:proofErr w:type="spellStart"/>
                  <w:r>
                    <w:t>observais</w:t>
                  </w:r>
                  <w:proofErr w:type="spellEnd"/>
                  <w:r>
                    <w:t xml:space="preserve"> que automáticamente se pone a la izquierda esta vez el signo </w:t>
                  </w:r>
                  <w:r>
                    <w:rPr>
                      <w:rStyle w:val="Textoennegrita"/>
                    </w:rPr>
                    <w:t>-</w:t>
                  </w:r>
                  <w:r>
                    <w:t xml:space="preserve"> (nos indica que la carpeta está abierta y mostrando todo el contenido); si volvieseis a picar sobre el signo - ,se cerraría de nuevo y no nos lo mostraría.-A su vez la subcarpeta "Música" si tuviese el signo + a su izquierda indicaría que tendría a su vez más subcarpetas en su interior, pero como veis no es el caso.-O sea que a estas alturas ya </w:t>
                  </w:r>
                  <w:proofErr w:type="spellStart"/>
                  <w:r>
                    <w:t>tendreis</w:t>
                  </w:r>
                  <w:proofErr w:type="spellEnd"/>
                  <w:r>
                    <w:t xml:space="preserve"> asimilado como ver el contenido de carpetas, y como volverlas a cerrar ¿a que sí?. </w:t>
                  </w:r>
                </w:p>
                <w:p w:rsidR="00014539" w:rsidRDefault="00014539" w:rsidP="00014539">
                  <w:pPr>
                    <w:pStyle w:val="estilo123"/>
                  </w:pPr>
                  <w:r>
                    <w:t xml:space="preserve">   Y seguro que alguien se está preguntando: </w:t>
                  </w:r>
                  <w:r>
                    <w:rPr>
                      <w:rStyle w:val="nfasis"/>
                    </w:rPr>
                    <w:t>¿</w:t>
                  </w:r>
                  <w:r>
                    <w:rPr>
                      <w:rStyle w:val="estilo41"/>
                      <w:i/>
                      <w:iCs/>
                    </w:rPr>
                    <w:t xml:space="preserve">y </w:t>
                  </w:r>
                  <w:proofErr w:type="spellStart"/>
                  <w:r>
                    <w:rPr>
                      <w:rStyle w:val="estilo41"/>
                      <w:i/>
                      <w:iCs/>
                    </w:rPr>
                    <w:t>como</w:t>
                  </w:r>
                  <w:proofErr w:type="spellEnd"/>
                  <w:r>
                    <w:rPr>
                      <w:rStyle w:val="estilo41"/>
                      <w:i/>
                      <w:iCs/>
                    </w:rPr>
                    <w:t xml:space="preserve"> se </w:t>
                  </w:r>
                  <w:proofErr w:type="spellStart"/>
                  <w:r>
                    <w:rPr>
                      <w:rStyle w:val="estilo41"/>
                      <w:i/>
                      <w:iCs/>
                    </w:rPr>
                    <w:t>vé</w:t>
                  </w:r>
                  <w:proofErr w:type="spellEnd"/>
                  <w:r>
                    <w:rPr>
                      <w:rStyle w:val="estilo41"/>
                      <w:i/>
                      <w:iCs/>
                    </w:rPr>
                    <w:t xml:space="preserve"> el contenido completo de una carpeta o de una subcarpeta</w:t>
                  </w:r>
                  <w:r>
                    <w:rPr>
                      <w:rStyle w:val="nfasis"/>
                    </w:rPr>
                    <w:t xml:space="preserve">? </w:t>
                  </w:r>
                  <w:r>
                    <w:t xml:space="preserve">, pues respondo: </w:t>
                  </w:r>
                </w:p>
                <w:p w:rsidR="00014539" w:rsidRDefault="00014539" w:rsidP="00014539">
                  <w:pPr>
                    <w:pStyle w:val="estilo123"/>
                  </w:pPr>
                  <w:r>
                    <w:t xml:space="preserve">   </w:t>
                  </w:r>
                  <w:proofErr w:type="spellStart"/>
                  <w:r>
                    <w:t>Habreis</w:t>
                  </w:r>
                  <w:proofErr w:type="spellEnd"/>
                  <w:r>
                    <w:t xml:space="preserve"> observado que el Explorador consta digamos de dos partes ( o dos ventanas, como </w:t>
                  </w:r>
                  <w:proofErr w:type="spellStart"/>
                  <w:r>
                    <w:t>querais</w:t>
                  </w:r>
                  <w:proofErr w:type="spellEnd"/>
                  <w:r>
                    <w:t xml:space="preserve"> ) de esta forma:</w:t>
                  </w:r>
                </w:p>
                <w:p w:rsidR="00014539" w:rsidRDefault="00014539" w:rsidP="00014539">
                  <w:pPr>
                    <w:pStyle w:val="NormalWeb"/>
                    <w:rPr>
                      <w:rFonts w:ascii="Arial" w:hAnsi="Arial" w:cs="Arial"/>
                      <w:color w:val="000033"/>
                      <w:sz w:val="18"/>
                      <w:szCs w:val="18"/>
                    </w:rPr>
                  </w:pPr>
                  <w:r>
                    <w:rPr>
                      <w:rFonts w:ascii="Arial" w:hAnsi="Arial" w:cs="Arial"/>
                      <w:color w:val="000033"/>
                      <w:sz w:val="18"/>
                      <w:szCs w:val="18"/>
                    </w:rPr>
                    <w:br/>
                  </w:r>
                  <w:r>
                    <w:rPr>
                      <w:rStyle w:val="estilo221"/>
                      <w:rFonts w:cs="Arial"/>
                    </w:rPr>
                    <w:t>        </w:t>
                  </w:r>
                  <w:r>
                    <w:rPr>
                      <w:rFonts w:ascii="Verdana" w:hAnsi="Verdana" w:cs="Arial"/>
                      <w:noProof/>
                      <w:color w:val="000000"/>
                      <w:sz w:val="18"/>
                      <w:szCs w:val="18"/>
                    </w:rPr>
                    <w:lastRenderedPageBreak/>
                    <w:drawing>
                      <wp:inline distT="0" distB="0" distL="0" distR="0">
                        <wp:extent cx="6591300" cy="5629275"/>
                        <wp:effectExtent l="19050" t="0" r="0" b="0"/>
                        <wp:docPr id="363" name="Imagen 363" descr="ver contenido de una carpeta, curso de Informát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ver contenido de una carpeta, curso de Informática básica"/>
                                <pic:cNvPicPr>
                                  <a:picLocks noChangeAspect="1" noChangeArrowheads="1"/>
                                </pic:cNvPicPr>
                              </pic:nvPicPr>
                              <pic:blipFill>
                                <a:blip r:embed="rId152"/>
                                <a:srcRect/>
                                <a:stretch>
                                  <a:fillRect/>
                                </a:stretch>
                              </pic:blipFill>
                              <pic:spPr bwMode="auto">
                                <a:xfrm>
                                  <a:off x="0" y="0"/>
                                  <a:ext cx="6591300" cy="562927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Fonts w:ascii="Arial" w:hAnsi="Arial" w:cs="Arial"/>
                      <w:color w:val="000033"/>
                      <w:sz w:val="18"/>
                      <w:szCs w:val="18"/>
                    </w:rPr>
                    <w:br/>
                  </w:r>
                  <w:r>
                    <w:rPr>
                      <w:rStyle w:val="estilo1231"/>
                    </w:rPr>
                    <w:t>   Veis la parte de la izquierda, y otra parte a la derecha que será donde nos aparezcan los contenidos completos de las carpetas o subcarpetas que deseemos ; así que siguiendo con el ejemplo, si ahora quisiéramos ver que tiene la subcarpeta "</w:t>
                  </w:r>
                  <w:proofErr w:type="spellStart"/>
                  <w:r>
                    <w:rPr>
                      <w:rStyle w:val="estilo1231"/>
                    </w:rPr>
                    <w:t>Musica</w:t>
                  </w:r>
                  <w:proofErr w:type="spellEnd"/>
                  <w:r>
                    <w:rPr>
                      <w:rStyle w:val="estilo1231"/>
                    </w:rPr>
                    <w:t>", pues colocamos el puntero del ratón sobre ella y picamos una sola vez, apareciendo:</w:t>
                  </w:r>
                </w:p>
                <w:p w:rsidR="00014539" w:rsidRDefault="00014539" w:rsidP="00014539">
                  <w:pPr>
                    <w:pStyle w:val="NormalWeb"/>
                    <w:rPr>
                      <w:rFonts w:ascii="Arial" w:hAnsi="Arial" w:cs="Arial"/>
                      <w:color w:val="000033"/>
                      <w:sz w:val="18"/>
                      <w:szCs w:val="18"/>
                    </w:rPr>
                  </w:pPr>
                  <w:r>
                    <w:rPr>
                      <w:rStyle w:val="estilo221"/>
                      <w:rFonts w:cs="Arial"/>
                    </w:rPr>
                    <w:t>          </w:t>
                  </w:r>
                  <w:r>
                    <w:rPr>
                      <w:rFonts w:ascii="Verdana" w:hAnsi="Verdana" w:cs="Arial"/>
                      <w:noProof/>
                      <w:color w:val="000000"/>
                      <w:sz w:val="18"/>
                      <w:szCs w:val="18"/>
                    </w:rPr>
                    <w:lastRenderedPageBreak/>
                    <w:drawing>
                      <wp:inline distT="0" distB="0" distL="0" distR="0">
                        <wp:extent cx="5981700" cy="2476500"/>
                        <wp:effectExtent l="19050" t="0" r="0" b="0"/>
                        <wp:docPr id="364" name="Imagen 364" descr="modo de abrir una subcarpeta y mostrar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odo de abrir una subcarpeta y mostrar contenido"/>
                                <pic:cNvPicPr>
                                  <a:picLocks noChangeAspect="1" noChangeArrowheads="1"/>
                                </pic:cNvPicPr>
                              </pic:nvPicPr>
                              <pic:blipFill>
                                <a:blip r:embed="rId153"/>
                                <a:srcRect/>
                                <a:stretch>
                                  <a:fillRect/>
                                </a:stretch>
                              </pic:blipFill>
                              <pic:spPr bwMode="auto">
                                <a:xfrm>
                                  <a:off x="0" y="0"/>
                                  <a:ext cx="5981700" cy="2476500"/>
                                </a:xfrm>
                                <a:prstGeom prst="rect">
                                  <a:avLst/>
                                </a:prstGeom>
                                <a:noFill/>
                                <a:ln w="9525">
                                  <a:noFill/>
                                  <a:miter lim="800000"/>
                                  <a:headEnd/>
                                  <a:tailEnd/>
                                </a:ln>
                              </pic:spPr>
                            </pic:pic>
                          </a:graphicData>
                        </a:graphic>
                      </wp:inline>
                    </w:drawing>
                  </w:r>
                  <w:r>
                    <w:rPr>
                      <w:rFonts w:ascii="Arial" w:hAnsi="Arial" w:cs="Arial"/>
                      <w:color w:val="000033"/>
                      <w:sz w:val="18"/>
                      <w:szCs w:val="18"/>
                    </w:rPr>
                    <w:br/>
                  </w:r>
                  <w:r>
                    <w:rPr>
                      <w:rFonts w:ascii="Arial" w:hAnsi="Arial" w:cs="Arial"/>
                      <w:color w:val="000033"/>
                      <w:sz w:val="18"/>
                      <w:szCs w:val="18"/>
                    </w:rPr>
                    <w:br/>
                  </w:r>
                  <w:r>
                    <w:rPr>
                      <w:rStyle w:val="estilo1231"/>
                    </w:rPr>
                    <w:t xml:space="preserve">   &gt; Verás que contiene 4 canciones que aparecen a la derecha.-Pues esto vale para cualquier carpeta que </w:t>
                  </w:r>
                  <w:proofErr w:type="spellStart"/>
                  <w:r>
                    <w:rPr>
                      <w:rStyle w:val="estilo1231"/>
                    </w:rPr>
                    <w:t>tengais</w:t>
                  </w:r>
                  <w:proofErr w:type="spellEnd"/>
                  <w:r>
                    <w:rPr>
                      <w:rStyle w:val="estilo1231"/>
                    </w:rPr>
                    <w:t xml:space="preserve"> en la parte izquierda, cuando </w:t>
                  </w:r>
                  <w:proofErr w:type="spellStart"/>
                  <w:r>
                    <w:rPr>
                      <w:rStyle w:val="estilo1231"/>
                    </w:rPr>
                    <w:t>piqueis</w:t>
                  </w:r>
                  <w:proofErr w:type="spellEnd"/>
                  <w:r>
                    <w:rPr>
                      <w:rStyle w:val="estilo1231"/>
                    </w:rPr>
                    <w:t xml:space="preserve"> sobre ella os mostrará a la derecha lo que tiene dentro.-Dicha carpeta puede estar mucho más llena de cosas, como por ejemplo:</w:t>
                  </w:r>
                </w:p>
                <w:p w:rsidR="00014539" w:rsidRDefault="00014539" w:rsidP="00014539">
                  <w:pPr>
                    <w:pStyle w:val="NormalWeb"/>
                    <w:rPr>
                      <w:rFonts w:ascii="Arial" w:hAnsi="Arial" w:cs="Arial"/>
                      <w:color w:val="000033"/>
                      <w:sz w:val="18"/>
                      <w:szCs w:val="18"/>
                    </w:rPr>
                  </w:pPr>
                  <w:r>
                    <w:rPr>
                      <w:rStyle w:val="estilo221"/>
                      <w:rFonts w:cs="Arial"/>
                    </w:rPr>
                    <w:t>               </w:t>
                  </w:r>
                  <w:r>
                    <w:rPr>
                      <w:rFonts w:ascii="Verdana" w:hAnsi="Verdana" w:cs="Arial"/>
                      <w:noProof/>
                      <w:color w:val="000000"/>
                      <w:sz w:val="18"/>
                      <w:szCs w:val="18"/>
                    </w:rPr>
                    <w:drawing>
                      <wp:inline distT="0" distB="0" distL="0" distR="0">
                        <wp:extent cx="5838825" cy="3848100"/>
                        <wp:effectExtent l="19050" t="0" r="9525" b="0"/>
                        <wp:docPr id="365" name="Imagen 365" descr="http://www.deseoaprender.com/InfBasicLecc10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www.deseoaprender.com/InfBasicLecc10_clip_image009.jpg"/>
                                <pic:cNvPicPr>
                                  <a:picLocks noChangeAspect="1" noChangeArrowheads="1"/>
                                </pic:cNvPicPr>
                              </pic:nvPicPr>
                              <pic:blipFill>
                                <a:blip r:embed="rId154"/>
                                <a:srcRect/>
                                <a:stretch>
                                  <a:fillRect/>
                                </a:stretch>
                              </pic:blipFill>
                              <pic:spPr bwMode="auto">
                                <a:xfrm>
                                  <a:off x="0" y="0"/>
                                  <a:ext cx="5838825" cy="3848100"/>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r w:rsidR="00014539">
              <w:trPr>
                <w:tblCellSpacing w:w="30" w:type="dxa"/>
              </w:trPr>
              <w:tc>
                <w:tcPr>
                  <w:tcW w:w="0" w:type="auto"/>
                  <w:vAlign w:val="center"/>
                  <w:hideMark/>
                </w:tcPr>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4"/>
            <w:hideMark/>
          </w:tcPr>
          <w:p w:rsidR="00014539" w:rsidRDefault="00014539">
            <w:pPr>
              <w:jc w:val="right"/>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hideMark/>
          </w:tcPr>
          <w:tbl>
            <w:tblPr>
              <w:tblW w:w="5000" w:type="pct"/>
              <w:tblCellSpacing w:w="30" w:type="dxa"/>
              <w:tblCellMar>
                <w:left w:w="0" w:type="dxa"/>
                <w:right w:w="0" w:type="dxa"/>
              </w:tblCellMar>
              <w:tblLook w:val="04A0"/>
            </w:tblPr>
            <w:tblGrid>
              <w:gridCol w:w="1001"/>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c>
          <w:tcPr>
            <w:tcW w:w="0" w:type="auto"/>
            <w:gridSpan w:val="4"/>
            <w:hideMark/>
          </w:tcPr>
          <w:tbl>
            <w:tblPr>
              <w:tblW w:w="5000" w:type="pct"/>
              <w:tblCellSpacing w:w="30" w:type="dxa"/>
              <w:tblCellMar>
                <w:left w:w="0" w:type="dxa"/>
                <w:right w:w="0" w:type="dxa"/>
              </w:tblCellMar>
              <w:tblLook w:val="04A0"/>
            </w:tblPr>
            <w:tblGrid>
              <w:gridCol w:w="7503"/>
            </w:tblGrid>
            <w:tr w:rsidR="00014539">
              <w:trPr>
                <w:tblCellSpacing w:w="30" w:type="dxa"/>
              </w:trPr>
              <w:tc>
                <w:tcPr>
                  <w:tcW w:w="0" w:type="auto"/>
                  <w:vAlign w:val="center"/>
                  <w:hideMark/>
                </w:tcPr>
                <w:p w:rsidR="00014539" w:rsidRDefault="00014539">
                  <w:pPr>
                    <w:pStyle w:val="estilo123"/>
                  </w:pPr>
                  <w:r>
                    <w:t xml:space="preserve">  Aquí veis otra carpeta que ya tiene mucho más contenido, por ejemplo 9 subcarpetas, y otra serie de objetos que se llaman " </w:t>
                  </w:r>
                  <w:r>
                    <w:rPr>
                      <w:rStyle w:val="nfasis"/>
                    </w:rPr>
                    <w:t xml:space="preserve">Archivos" ó también se les suele llamar "Ficheros </w:t>
                  </w:r>
                  <w:r>
                    <w:t>", que vemos empieza por "acrobat61.exe" y termina por el "PB040298.JPG".</w:t>
                  </w:r>
                  <w:r>
                    <w:br/>
                  </w:r>
                  <w:r>
                    <w:br/>
                  </w:r>
                  <w:r>
                    <w:lastRenderedPageBreak/>
                    <w:t>   </w:t>
                  </w:r>
                  <w:r>
                    <w:rPr>
                      <w:rStyle w:val="estilo1171"/>
                      <w:u w:val="single"/>
                    </w:rPr>
                    <w:t xml:space="preserve">De momento solo quiero que </w:t>
                  </w:r>
                  <w:proofErr w:type="spellStart"/>
                  <w:r>
                    <w:rPr>
                      <w:rStyle w:val="estilo1171"/>
                      <w:u w:val="single"/>
                    </w:rPr>
                    <w:t>sepais</w:t>
                  </w:r>
                  <w:proofErr w:type="spellEnd"/>
                  <w:r>
                    <w:rPr>
                      <w:rStyle w:val="estilo1171"/>
                      <w:u w:val="single"/>
                    </w:rPr>
                    <w:t xml:space="preserve"> los siguientes conceptos</w:t>
                  </w:r>
                  <w:r>
                    <w:t xml:space="preserve">: </w:t>
                  </w:r>
                  <w:r>
                    <w:br/>
                  </w:r>
                  <w:r>
                    <w:br/>
                  </w:r>
                  <w:r>
                    <w:rPr>
                      <w:rStyle w:val="nfasis"/>
                    </w:rPr>
                    <w:t xml:space="preserve">** </w:t>
                  </w:r>
                  <w:r>
                    <w:rPr>
                      <w:rStyle w:val="estilo41"/>
                      <w:i/>
                      <w:iCs/>
                    </w:rPr>
                    <w:t xml:space="preserve">Abrir el </w:t>
                  </w:r>
                  <w:proofErr w:type="gramStart"/>
                  <w:r>
                    <w:rPr>
                      <w:rStyle w:val="estilo41"/>
                      <w:i/>
                      <w:iCs/>
                    </w:rPr>
                    <w:t>Explorador</w:t>
                  </w:r>
                  <w:r>
                    <w:rPr>
                      <w:rStyle w:val="nfasis"/>
                    </w:rPr>
                    <w:t xml:space="preserve"> ,</w:t>
                  </w:r>
                  <w:proofErr w:type="gramEnd"/>
                  <w:r>
                    <w:rPr>
                      <w:rStyle w:val="nfasis"/>
                    </w:rPr>
                    <w:t xml:space="preserve"> </w:t>
                  </w:r>
                  <w:r>
                    <w:rPr>
                      <w:i/>
                      <w:iCs/>
                    </w:rPr>
                    <w:br/>
                  </w:r>
                  <w:r>
                    <w:rPr>
                      <w:rStyle w:val="nfasis"/>
                    </w:rPr>
                    <w:t xml:space="preserve">** </w:t>
                  </w:r>
                  <w:r>
                    <w:rPr>
                      <w:rStyle w:val="estilo41"/>
                      <w:i/>
                      <w:iCs/>
                    </w:rPr>
                    <w:t>Cerrar el Explorador</w:t>
                  </w:r>
                  <w:r>
                    <w:rPr>
                      <w:rStyle w:val="nfasis"/>
                    </w:rPr>
                    <w:t xml:space="preserve"> , </w:t>
                  </w:r>
                  <w:r>
                    <w:rPr>
                      <w:i/>
                      <w:iCs/>
                    </w:rPr>
                    <w:br/>
                  </w:r>
                  <w:r>
                    <w:rPr>
                      <w:rStyle w:val="nfasis"/>
                    </w:rPr>
                    <w:t xml:space="preserve">** </w:t>
                  </w:r>
                  <w:r>
                    <w:rPr>
                      <w:rStyle w:val="estilo41"/>
                      <w:i/>
                      <w:iCs/>
                    </w:rPr>
                    <w:t>Identificar los contenidos</w:t>
                  </w:r>
                  <w:r>
                    <w:rPr>
                      <w:rStyle w:val="nfasis"/>
                    </w:rPr>
                    <w:t xml:space="preserve"> , </w:t>
                  </w:r>
                  <w:r>
                    <w:rPr>
                      <w:i/>
                      <w:iCs/>
                    </w:rPr>
                    <w:br/>
                  </w:r>
                  <w:r>
                    <w:rPr>
                      <w:rStyle w:val="nfasis"/>
                    </w:rPr>
                    <w:t xml:space="preserve">** </w:t>
                  </w:r>
                  <w:r>
                    <w:rPr>
                      <w:rStyle w:val="estilo41"/>
                      <w:i/>
                      <w:iCs/>
                    </w:rPr>
                    <w:t>Abrir una carpeta y cerrarla</w:t>
                  </w:r>
                  <w:r>
                    <w:rPr>
                      <w:rStyle w:val="nfasis"/>
                    </w:rPr>
                    <w:t xml:space="preserve"> , </w:t>
                  </w:r>
                  <w:r>
                    <w:rPr>
                      <w:i/>
                      <w:iCs/>
                    </w:rPr>
                    <w:br/>
                  </w:r>
                  <w:r>
                    <w:rPr>
                      <w:rStyle w:val="nfasis"/>
                    </w:rPr>
                    <w:t xml:space="preserve">** </w:t>
                  </w:r>
                  <w:r>
                    <w:rPr>
                      <w:rStyle w:val="estilo41"/>
                      <w:i/>
                      <w:iCs/>
                    </w:rPr>
                    <w:t>Identificar subcarpetas y abrirlas y cerrarlas</w:t>
                  </w:r>
                  <w:r>
                    <w:rPr>
                      <w:rStyle w:val="nfasis"/>
                    </w:rPr>
                    <w:t xml:space="preserve"> , </w:t>
                  </w:r>
                  <w:r>
                    <w:rPr>
                      <w:i/>
                      <w:iCs/>
                    </w:rPr>
                    <w:br/>
                  </w:r>
                  <w:r>
                    <w:rPr>
                      <w:rStyle w:val="nfasis"/>
                    </w:rPr>
                    <w:t xml:space="preserve">** </w:t>
                  </w:r>
                  <w:r>
                    <w:rPr>
                      <w:rStyle w:val="estilo41"/>
                      <w:i/>
                      <w:iCs/>
                    </w:rPr>
                    <w:t xml:space="preserve">Saber </w:t>
                  </w:r>
                  <w:proofErr w:type="spellStart"/>
                  <w:r>
                    <w:rPr>
                      <w:rStyle w:val="estilo41"/>
                      <w:i/>
                      <w:iCs/>
                    </w:rPr>
                    <w:t>como</w:t>
                  </w:r>
                  <w:proofErr w:type="spellEnd"/>
                  <w:r>
                    <w:rPr>
                      <w:rStyle w:val="estilo41"/>
                      <w:i/>
                      <w:iCs/>
                    </w:rPr>
                    <w:t xml:space="preserve"> ver el contenido de carpetas o subcarpetas, a la derecha</w:t>
                  </w:r>
                  <w:r>
                    <w:rPr>
                      <w:rStyle w:val="nfasis"/>
                    </w:rPr>
                    <w:t>.</w:t>
                  </w:r>
                  <w:r>
                    <w:br/>
                  </w:r>
                  <w:r>
                    <w:br/>
                  </w:r>
                  <w:r>
                    <w:rPr>
                      <w:rStyle w:val="estilo1231"/>
                    </w:rPr>
                    <w:t xml:space="preserve">   No os </w:t>
                  </w:r>
                  <w:proofErr w:type="spellStart"/>
                  <w:r>
                    <w:rPr>
                      <w:rStyle w:val="estilo1231"/>
                    </w:rPr>
                    <w:t>preocupeis</w:t>
                  </w:r>
                  <w:proofErr w:type="spellEnd"/>
                  <w:r>
                    <w:rPr>
                      <w:rStyle w:val="estilo1231"/>
                    </w:rPr>
                    <w:t xml:space="preserve"> de más por el momento porque todo irá llegando poco a poco.</w:t>
                  </w:r>
                  <w:r>
                    <w:t xml:space="preserve"> Iremos viendo aún más cosas relativas al Explorador de Windows. No me cansaré de insistir en lo importante que es el practicar, abriendo el Explorador en tu ordenador y sobre todo, comprendiendo de qué hablamos.</w: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4"/>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5"/>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Style w:val="estilo1231"/>
                    </w:rPr>
                    <w:t xml:space="preserve">   Saludos amigos que seguís el curso, hasta la próxima: </w:t>
                  </w:r>
                  <w:proofErr w:type="spellStart"/>
                  <w:r>
                    <w:rPr>
                      <w:rStyle w:val="estilo1231"/>
                    </w:rPr>
                    <w:t>V.Salas</w:t>
                  </w:r>
                  <w:proofErr w:type="spellEnd"/>
                  <w:r>
                    <w:rPr>
                      <w:rFonts w:ascii="Arial" w:hAnsi="Arial" w:cs="Arial"/>
                      <w:color w:val="000033"/>
                      <w:sz w:val="18"/>
                      <w:szCs w:val="18"/>
                    </w:rPr>
                    <w:t xml:space="preserve">    Puedes </w:t>
                  </w:r>
                  <w:hyperlink r:id="rId155" w:tgtFrame="_blank" w:history="1">
                    <w:r>
                      <w:rPr>
                        <w:rStyle w:val="Hipervnculo"/>
                      </w:rPr>
                      <w:t>recomendar este curso a un amigo</w:t>
                    </w:r>
                  </w:hyperlink>
                  <w:r>
                    <w:rPr>
                      <w:rFonts w:ascii="Arial" w:hAnsi="Arial" w:cs="Arial"/>
                      <w:color w:val="000033"/>
                      <w:sz w:val="18"/>
                      <w:szCs w:val="18"/>
                    </w:rPr>
                    <w:t xml:space="preserve"> tuyo</w:t>
                  </w:r>
                </w:p>
              </w:tc>
            </w:tr>
          </w:tbl>
          <w:p w:rsidR="00014539" w:rsidRDefault="00014539">
            <w:pPr>
              <w:rPr>
                <w:rFonts w:ascii="Arial" w:hAnsi="Arial" w:cs="Arial"/>
                <w:color w:val="000033"/>
                <w:sz w:val="18"/>
                <w:szCs w:val="18"/>
              </w:rPr>
            </w:pPr>
          </w:p>
        </w:tc>
      </w:tr>
    </w:tbl>
    <w:p w:rsidR="00014539" w:rsidRDefault="00014539"/>
    <w:p w:rsidR="00014539" w:rsidRDefault="00014539"/>
    <w:tbl>
      <w:tblPr>
        <w:tblW w:w="5000" w:type="pct"/>
        <w:tblCellSpacing w:w="0" w:type="dxa"/>
        <w:tblCellMar>
          <w:left w:w="0" w:type="dxa"/>
          <w:right w:w="0" w:type="dxa"/>
        </w:tblCellMar>
        <w:tblLook w:val="04A0"/>
      </w:tblPr>
      <w:tblGrid>
        <w:gridCol w:w="5259"/>
        <w:gridCol w:w="46"/>
        <w:gridCol w:w="3199"/>
      </w:tblGrid>
      <w:tr w:rsidR="00014539" w:rsidRPr="00014539">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014539" w:rsidRP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rsidRPr="00014539">
                    <w:trPr>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De nuevo juntos para seguir viendo uno de los componentes más importantes de Windows, como es </w:t>
                              </w:r>
                              <w:r w:rsidRPr="00014539">
                                <w:rPr>
                                  <w:rFonts w:ascii="Arial" w:eastAsia="Times New Roman" w:hAnsi="Arial" w:cs="Arial"/>
                                  <w:b/>
                                  <w:bCs/>
                                  <w:color w:val="336699"/>
                                  <w:sz w:val="20"/>
                                  <w:szCs w:val="20"/>
                                  <w:lang w:eastAsia="es-ES"/>
                                </w:rPr>
                                <w:t>el Explorador</w:t>
                              </w:r>
                              <w:r w:rsidRPr="00014539">
                                <w:rPr>
                                  <w:rFonts w:ascii="Arial" w:eastAsia="Times New Roman" w:hAnsi="Arial" w:cs="Arial"/>
                                  <w:color w:val="000000"/>
                                  <w:sz w:val="20"/>
                                  <w:szCs w:val="20"/>
                                  <w:lang w:eastAsia="es-ES"/>
                                </w:rPr>
                                <w:t xml:space="preserve">; ya os dije que íbamos a dedicarle varias lecciones porque </w:t>
                              </w:r>
                              <w:r w:rsidRPr="00014539">
                                <w:rPr>
                                  <w:rFonts w:ascii="Arial" w:eastAsia="Times New Roman" w:hAnsi="Arial" w:cs="Arial"/>
                                  <w:i/>
                                  <w:iCs/>
                                  <w:color w:val="000000"/>
                                  <w:sz w:val="20"/>
                                  <w:szCs w:val="20"/>
                                  <w:lang w:eastAsia="es-ES"/>
                                </w:rPr>
                                <w:t xml:space="preserve">en el momento en que </w:t>
                              </w:r>
                              <w:proofErr w:type="spellStart"/>
                              <w:r w:rsidRPr="00014539">
                                <w:rPr>
                                  <w:rFonts w:ascii="Arial" w:eastAsia="Times New Roman" w:hAnsi="Arial" w:cs="Arial"/>
                                  <w:i/>
                                  <w:iCs/>
                                  <w:color w:val="000000"/>
                                  <w:sz w:val="20"/>
                                  <w:szCs w:val="20"/>
                                  <w:lang w:eastAsia="es-ES"/>
                                </w:rPr>
                                <w:t>domineis</w:t>
                              </w:r>
                              <w:proofErr w:type="spellEnd"/>
                              <w:r w:rsidRPr="00014539">
                                <w:rPr>
                                  <w:rFonts w:ascii="Arial" w:eastAsia="Times New Roman" w:hAnsi="Arial" w:cs="Arial"/>
                                  <w:i/>
                                  <w:iCs/>
                                  <w:color w:val="000000"/>
                                  <w:sz w:val="20"/>
                                  <w:szCs w:val="20"/>
                                  <w:lang w:eastAsia="es-ES"/>
                                </w:rPr>
                                <w:t xml:space="preserve"> el Explorador </w:t>
                              </w:r>
                              <w:proofErr w:type="spellStart"/>
                              <w:r w:rsidRPr="00014539">
                                <w:rPr>
                                  <w:rFonts w:ascii="Arial" w:eastAsia="Times New Roman" w:hAnsi="Arial" w:cs="Arial"/>
                                  <w:i/>
                                  <w:iCs/>
                                  <w:color w:val="000000"/>
                                  <w:sz w:val="20"/>
                                  <w:szCs w:val="20"/>
                                  <w:lang w:eastAsia="es-ES"/>
                                </w:rPr>
                                <w:t>podreis</w:t>
                              </w:r>
                              <w:proofErr w:type="spellEnd"/>
                              <w:r w:rsidRPr="00014539">
                                <w:rPr>
                                  <w:rFonts w:ascii="Arial" w:eastAsia="Times New Roman" w:hAnsi="Arial" w:cs="Arial"/>
                                  <w:i/>
                                  <w:iCs/>
                                  <w:color w:val="000000"/>
                                  <w:sz w:val="20"/>
                                  <w:szCs w:val="20"/>
                                  <w:lang w:eastAsia="es-ES"/>
                                </w:rPr>
                                <w:t xml:space="preserve"> estar seguros de que </w:t>
                              </w:r>
                              <w:proofErr w:type="spellStart"/>
                              <w:r w:rsidRPr="00014539">
                                <w:rPr>
                                  <w:rFonts w:ascii="Arial" w:eastAsia="Times New Roman" w:hAnsi="Arial" w:cs="Arial"/>
                                  <w:i/>
                                  <w:iCs/>
                                  <w:color w:val="000000"/>
                                  <w:sz w:val="20"/>
                                  <w:szCs w:val="20"/>
                                  <w:lang w:eastAsia="es-ES"/>
                                </w:rPr>
                                <w:t>teneis</w:t>
                              </w:r>
                              <w:proofErr w:type="spellEnd"/>
                              <w:r w:rsidRPr="00014539">
                                <w:rPr>
                                  <w:rFonts w:ascii="Arial" w:eastAsia="Times New Roman" w:hAnsi="Arial" w:cs="Arial"/>
                                  <w:i/>
                                  <w:iCs/>
                                  <w:color w:val="000000"/>
                                  <w:sz w:val="20"/>
                                  <w:szCs w:val="20"/>
                                  <w:lang w:eastAsia="es-ES"/>
                                </w:rPr>
                                <w:t xml:space="preserve"> ganada una gran parte de la batalla.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No me cansaré de repetiros durante el curso que no </w:t>
                              </w:r>
                              <w:proofErr w:type="spellStart"/>
                              <w:r w:rsidRPr="00014539">
                                <w:rPr>
                                  <w:rFonts w:ascii="Arial" w:eastAsia="Times New Roman" w:hAnsi="Arial" w:cs="Arial"/>
                                  <w:color w:val="000000"/>
                                  <w:sz w:val="20"/>
                                  <w:szCs w:val="20"/>
                                  <w:lang w:eastAsia="es-ES"/>
                                </w:rPr>
                                <w:t>trateis</w:t>
                              </w:r>
                              <w:proofErr w:type="spellEnd"/>
                              <w:r w:rsidRPr="00014539">
                                <w:rPr>
                                  <w:rFonts w:ascii="Arial" w:eastAsia="Times New Roman" w:hAnsi="Arial" w:cs="Arial"/>
                                  <w:color w:val="000000"/>
                                  <w:sz w:val="20"/>
                                  <w:szCs w:val="20"/>
                                  <w:lang w:eastAsia="es-ES"/>
                                </w:rPr>
                                <w:t xml:space="preserve"> de aprenderos las lecciones de </w:t>
                              </w:r>
                              <w:proofErr w:type="gramStart"/>
                              <w:r w:rsidRPr="00014539">
                                <w:rPr>
                                  <w:rFonts w:ascii="Arial" w:eastAsia="Times New Roman" w:hAnsi="Arial" w:cs="Arial"/>
                                  <w:color w:val="000000"/>
                                  <w:sz w:val="20"/>
                                  <w:szCs w:val="20"/>
                                  <w:lang w:eastAsia="es-ES"/>
                                </w:rPr>
                                <w:t>memoria ,</w:t>
                              </w:r>
                              <w:proofErr w:type="gramEnd"/>
                              <w:r w:rsidRPr="00014539">
                                <w:rPr>
                                  <w:rFonts w:ascii="Arial" w:eastAsia="Times New Roman" w:hAnsi="Arial" w:cs="Arial"/>
                                  <w:color w:val="000000"/>
                                  <w:sz w:val="20"/>
                                  <w:szCs w:val="20"/>
                                  <w:lang w:eastAsia="es-ES"/>
                                </w:rPr>
                                <w:t xml:space="preserve"> ya que esa no es la forma de aprender Informática; la única forma es </w:t>
                              </w:r>
                              <w:r w:rsidRPr="00014539">
                                <w:rPr>
                                  <w:rFonts w:ascii="Arial" w:eastAsia="Times New Roman" w:hAnsi="Arial" w:cs="Arial"/>
                                  <w:b/>
                                  <w:bCs/>
                                  <w:i/>
                                  <w:iCs/>
                                  <w:color w:val="336699"/>
                                  <w:sz w:val="20"/>
                                  <w:szCs w:val="20"/>
                                  <w:lang w:eastAsia="es-ES"/>
                                </w:rPr>
                                <w:t xml:space="preserve">sentarse delante del PC y practicar las veces que haga falta </w:t>
                              </w:r>
                              <w:r w:rsidRPr="00014539">
                                <w:rPr>
                                  <w:rFonts w:ascii="Arial" w:eastAsia="Times New Roman" w:hAnsi="Arial" w:cs="Arial"/>
                                  <w:color w:val="000000"/>
                                  <w:sz w:val="20"/>
                                  <w:szCs w:val="20"/>
                                  <w:lang w:eastAsia="es-ES"/>
                                </w:rPr>
                                <w:t>.</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Imaginaros siempre que </w:t>
                              </w:r>
                              <w:proofErr w:type="spellStart"/>
                              <w:r w:rsidRPr="00014539">
                                <w:rPr>
                                  <w:rFonts w:ascii="Arial" w:eastAsia="Times New Roman" w:hAnsi="Arial" w:cs="Arial"/>
                                  <w:color w:val="000000"/>
                                  <w:sz w:val="20"/>
                                  <w:szCs w:val="20"/>
                                  <w:lang w:eastAsia="es-ES"/>
                                </w:rPr>
                                <w:t>estais</w:t>
                              </w:r>
                              <w:proofErr w:type="spellEnd"/>
                              <w:r w:rsidRPr="00014539">
                                <w:rPr>
                                  <w:rFonts w:ascii="Arial" w:eastAsia="Times New Roman" w:hAnsi="Arial" w:cs="Arial"/>
                                  <w:color w:val="000000"/>
                                  <w:sz w:val="20"/>
                                  <w:szCs w:val="20"/>
                                  <w:lang w:eastAsia="es-ES"/>
                                </w:rPr>
                                <w:t xml:space="preserve"> aprendiendo a conducir ¿a que no sería posible aprender mediante la memorización de lecciones?, pues claro que no, solo habría una forma de aprender y sería practicando con el vehículo; aquí es lo mismo: práctica y práctica las veces necesarias.</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Venga, mucho ánimo que vas por buen camino en tu aprendizaje.</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c>
                      <w:tcPr>
                        <w:tcW w:w="2150" w:type="pct"/>
                        <w:hideMark/>
                      </w:tcPr>
                      <w:tbl>
                        <w:tblPr>
                          <w:tblW w:w="5000" w:type="pct"/>
                          <w:tblCellSpacing w:w="30" w:type="dxa"/>
                          <w:tblCellMar>
                            <w:left w:w="0" w:type="dxa"/>
                            <w:right w:w="0" w:type="dxa"/>
                          </w:tblCellMar>
                          <w:tblLook w:val="04A0"/>
                        </w:tblPr>
                        <w:tblGrid>
                          <w:gridCol w:w="3657"/>
                        </w:tblGrid>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24"/>
                                  <w:szCs w:val="24"/>
                                  <w:lang w:eastAsia="es-ES"/>
                                </w:rPr>
                                <w:pict/>
                              </w:r>
                              <w:r w:rsidRPr="00014539">
                                <w:rPr>
                                  <w:rFonts w:ascii="Arial" w:eastAsia="Times New Roman" w:hAnsi="Arial" w:cs="Arial"/>
                                  <w:color w:val="000033"/>
                                  <w:sz w:val="24"/>
                                  <w:szCs w:val="24"/>
                                  <w:lang w:eastAsia="es-ES"/>
                                </w:rPr>
                                <w:pict/>
                              </w:r>
                              <w:r w:rsidRPr="00014539">
                                <w:rPr>
                                  <w:rFonts w:ascii="Arial" w:eastAsia="Times New Roman" w:hAnsi="Arial" w:cs="Arial"/>
                                  <w:color w:val="000033"/>
                                  <w:sz w:val="24"/>
                                  <w:szCs w:val="24"/>
                                  <w:lang w:eastAsia="es-ES"/>
                                </w:rPr>
                                <w:pic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trPr>
                      <w:tblCellSpacing w:w="0" w:type="dxa"/>
                    </w:trPr>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Una demostración de lo anterior es que si </w:t>
                              </w:r>
                              <w:proofErr w:type="spellStart"/>
                              <w:r w:rsidRPr="00014539">
                                <w:rPr>
                                  <w:rFonts w:ascii="Arial" w:eastAsia="Times New Roman" w:hAnsi="Arial" w:cs="Arial"/>
                                  <w:color w:val="000000"/>
                                  <w:sz w:val="20"/>
                                  <w:szCs w:val="20"/>
                                  <w:lang w:eastAsia="es-ES"/>
                                </w:rPr>
                                <w:t>habeis</w:t>
                              </w:r>
                              <w:proofErr w:type="spellEnd"/>
                              <w:r w:rsidRPr="00014539">
                                <w:rPr>
                                  <w:rFonts w:ascii="Arial" w:eastAsia="Times New Roman" w:hAnsi="Arial" w:cs="Arial"/>
                                  <w:color w:val="000000"/>
                                  <w:sz w:val="20"/>
                                  <w:szCs w:val="20"/>
                                  <w:lang w:eastAsia="es-ES"/>
                                </w:rPr>
                                <w:t xml:space="preserve"> seguido las lecciones practicando sobre ellas, a estas alturas ya no tiene que haber secretos para nadie a la hora de </w:t>
                              </w:r>
                              <w:r w:rsidRPr="00014539">
                                <w:rPr>
                                  <w:rFonts w:ascii="Arial" w:eastAsia="Times New Roman" w:hAnsi="Arial" w:cs="Arial"/>
                                  <w:b/>
                                  <w:bCs/>
                                  <w:color w:val="666666"/>
                                  <w:sz w:val="20"/>
                                  <w:szCs w:val="20"/>
                                  <w:lang w:eastAsia="es-ES"/>
                                </w:rPr>
                                <w:t>encender el PC</w:t>
                              </w:r>
                              <w:r w:rsidRPr="00014539">
                                <w:rPr>
                                  <w:rFonts w:ascii="Arial" w:eastAsia="Times New Roman" w:hAnsi="Arial" w:cs="Arial"/>
                                  <w:color w:val="000000"/>
                                  <w:sz w:val="20"/>
                                  <w:szCs w:val="20"/>
                                  <w:lang w:eastAsia="es-ES"/>
                                </w:rPr>
                                <w:t xml:space="preserve"> o apagarlo, arrancar el Explorador y hacer que nos muestre las particiones del disco duro, el saber identificar una carpeta o subcarpeta, y saber cerrar el Explorador; así que pregunto ¿no es esto aprender Informática los no iniciados?, esta es la forma: aprender sin casi darse cuenta.</w:t>
                              </w:r>
                              <w:r w:rsidRPr="00014539">
                                <w:rPr>
                                  <w:rFonts w:ascii="Arial" w:eastAsia="Times New Roman" w:hAnsi="Arial" w:cs="Arial"/>
                                  <w:color w:val="000000"/>
                                  <w:sz w:val="20"/>
                                  <w:szCs w:val="20"/>
                                  <w:lang w:eastAsia="es-ES"/>
                                </w:rPr>
                                <w:br/>
                                <w:t xml:space="preserve">   Y vamos con el tema de hoy que </w:t>
                              </w:r>
                              <w:proofErr w:type="spellStart"/>
                              <w:r w:rsidRPr="00014539">
                                <w:rPr>
                                  <w:rFonts w:ascii="Arial" w:eastAsia="Times New Roman" w:hAnsi="Arial" w:cs="Arial"/>
                                  <w:color w:val="000000"/>
                                  <w:sz w:val="20"/>
                                  <w:szCs w:val="20"/>
                                  <w:lang w:eastAsia="es-ES"/>
                                </w:rPr>
                                <w:t>vá</w:t>
                              </w:r>
                              <w:proofErr w:type="spellEnd"/>
                              <w:r w:rsidRPr="00014539">
                                <w:rPr>
                                  <w:rFonts w:ascii="Arial" w:eastAsia="Times New Roman" w:hAnsi="Arial" w:cs="Arial"/>
                                  <w:color w:val="000000"/>
                                  <w:sz w:val="20"/>
                                  <w:szCs w:val="20"/>
                                  <w:lang w:eastAsia="es-ES"/>
                                </w:rPr>
                                <w:t xml:space="preserve"> a consistir en </w:t>
                              </w:r>
                              <w:r w:rsidRPr="00014539">
                                <w:rPr>
                                  <w:rFonts w:ascii="Arial" w:eastAsia="Times New Roman" w:hAnsi="Arial" w:cs="Arial"/>
                                  <w:b/>
                                  <w:bCs/>
                                  <w:color w:val="336699"/>
                                  <w:sz w:val="20"/>
                                  <w:szCs w:val="20"/>
                                  <w:lang w:eastAsia="es-ES"/>
                                </w:rPr>
                                <w:t>conocer los botones de la parte superior derecha</w:t>
                              </w:r>
                              <w:r w:rsidRPr="00014539">
                                <w:rPr>
                                  <w:rFonts w:ascii="Arial" w:eastAsia="Times New Roman" w:hAnsi="Arial" w:cs="Arial"/>
                                  <w:color w:val="000000"/>
                                  <w:sz w:val="20"/>
                                  <w:szCs w:val="20"/>
                                  <w:lang w:eastAsia="es-ES"/>
                                </w:rPr>
                                <w:t>, que son estos:</w:t>
                              </w:r>
                              <w:r w:rsidRPr="00014539">
                                <w:rPr>
                                  <w:rFonts w:ascii="Arial" w:eastAsia="Times New Roman" w:hAnsi="Arial" w:cs="Arial"/>
                                  <w:color w:val="000000"/>
                                  <w:sz w:val="20"/>
                                  <w:szCs w:val="20"/>
                                  <w:lang w:eastAsia="es-ES"/>
                                </w:rPr>
                                <w:br/>
                                <w:t> </w:t>
                              </w:r>
                              <w:r>
                                <w:rPr>
                                  <w:rFonts w:ascii="Arial" w:eastAsia="Times New Roman" w:hAnsi="Arial" w:cs="Arial"/>
                                  <w:noProof/>
                                  <w:color w:val="000000"/>
                                  <w:sz w:val="20"/>
                                  <w:szCs w:val="20"/>
                                  <w:lang w:eastAsia="es-ES"/>
                                </w:rPr>
                                <w:drawing>
                                  <wp:inline distT="0" distB="0" distL="0" distR="0">
                                    <wp:extent cx="790575" cy="342900"/>
                                    <wp:effectExtent l="19050" t="0" r="9525" b="0"/>
                                    <wp:docPr id="404" name="Imagen 404" descr="botones del Explorador: minimizar, maximizar y cerrar ven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botones del Explorador: minimizar, maximizar y cerrar ventana"/>
                                            <pic:cNvPicPr>
                                              <a:picLocks noChangeAspect="1" noChangeArrowheads="1"/>
                                            </pic:cNvPicPr>
                                          </pic:nvPicPr>
                                          <pic:blipFill>
                                            <a:blip r:embed="rId156"/>
                                            <a:srcRect/>
                                            <a:stretch>
                                              <a:fillRect/>
                                            </a:stretch>
                                          </pic:blipFill>
                                          <pic:spPr bwMode="auto">
                                            <a:xfrm>
                                              <a:off x="0" y="0"/>
                                              <a:ext cx="790575" cy="34290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Y además veremos para qué sirve cada uno.-Además veremos </w:t>
                              </w:r>
                              <w:proofErr w:type="spellStart"/>
                              <w:r w:rsidRPr="00014539">
                                <w:rPr>
                                  <w:rFonts w:ascii="Arial" w:eastAsia="Times New Roman" w:hAnsi="Arial" w:cs="Arial"/>
                                  <w:color w:val="000000"/>
                                  <w:sz w:val="20"/>
                                  <w:szCs w:val="20"/>
                                  <w:lang w:eastAsia="es-ES"/>
                                </w:rPr>
                                <w:t>como</w:t>
                              </w:r>
                              <w:proofErr w:type="spellEnd"/>
                              <w:r w:rsidRPr="00014539">
                                <w:rPr>
                                  <w:rFonts w:ascii="Arial" w:eastAsia="Times New Roman" w:hAnsi="Arial" w:cs="Arial"/>
                                  <w:color w:val="000000"/>
                                  <w:sz w:val="20"/>
                                  <w:szCs w:val="20"/>
                                  <w:lang w:eastAsia="es-ES"/>
                                </w:rPr>
                                <w:t xml:space="preserve"> se cambia el tamaño de las ventanas tanto de forma predeterminada, como manualmente, es </w:t>
                              </w:r>
                              <w:r w:rsidRPr="00014539">
                                <w:rPr>
                                  <w:rFonts w:ascii="Arial" w:eastAsia="Times New Roman" w:hAnsi="Arial" w:cs="Arial"/>
                                  <w:color w:val="000000"/>
                                  <w:sz w:val="20"/>
                                  <w:szCs w:val="20"/>
                                  <w:lang w:eastAsia="es-ES"/>
                                </w:rPr>
                                <w:lastRenderedPageBreak/>
                                <w:t>decir a nuestra voluntad.</w:t>
                              </w:r>
                              <w:r w:rsidRPr="00014539">
                                <w:rPr>
                                  <w:rFonts w:ascii="Arial" w:eastAsia="Times New Roman" w:hAnsi="Arial" w:cs="Arial"/>
                                  <w:color w:val="000000"/>
                                  <w:sz w:val="20"/>
                                  <w:szCs w:val="20"/>
                                  <w:lang w:eastAsia="es-ES"/>
                                </w:rPr>
                                <w:br/>
                              </w:r>
                              <w:r w:rsidRPr="00014539">
                                <w:rPr>
                                  <w:rFonts w:ascii="Arial" w:eastAsia="Times New Roman" w:hAnsi="Arial" w:cs="Arial"/>
                                  <w:b/>
                                  <w:bCs/>
                                  <w:i/>
                                  <w:iCs/>
                                  <w:color w:val="336699"/>
                                  <w:sz w:val="20"/>
                                  <w:szCs w:val="20"/>
                                  <w:u w:val="single"/>
                                  <w:lang w:eastAsia="es-ES"/>
                                </w:rPr>
                                <w:t>LOS BOTONES</w:t>
                              </w:r>
                              <w:r w:rsidRPr="00014539">
                                <w:rPr>
                                  <w:rFonts w:ascii="Arial" w:eastAsia="Times New Roman" w:hAnsi="Arial" w:cs="Arial"/>
                                  <w:b/>
                                  <w:bCs/>
                                  <w:i/>
                                  <w:iCs/>
                                  <w:color w:val="336699"/>
                                  <w:sz w:val="20"/>
                                  <w:szCs w:val="20"/>
                                  <w:lang w:eastAsia="es-ES"/>
                                </w:rPr>
                                <w:t xml:space="preserve"> </w:t>
                              </w:r>
                              <w:r w:rsidRPr="00014539">
                                <w:rPr>
                                  <w:rFonts w:ascii="Arial" w:eastAsia="Times New Roman" w:hAnsi="Arial" w:cs="Arial"/>
                                  <w:color w:val="000000"/>
                                  <w:sz w:val="20"/>
                                  <w:szCs w:val="20"/>
                                  <w:lang w:eastAsia="es-ES"/>
                                </w:rPr>
                                <w:t xml:space="preserve">: Como dije, en la ventana del Explorador (y en cualquier ventana de Windows o de otro programa que trabaje con Windows) siempre nos aparecerán en la parte superior derecha los 3 botones antes mencionados.-El primero de ellos, es decir este: </w:t>
                              </w:r>
                              <w:r>
                                <w:rPr>
                                  <w:rFonts w:ascii="Arial" w:eastAsia="Times New Roman" w:hAnsi="Arial" w:cs="Arial"/>
                                  <w:noProof/>
                                  <w:color w:val="000000"/>
                                  <w:sz w:val="20"/>
                                  <w:szCs w:val="20"/>
                                  <w:lang w:eastAsia="es-ES"/>
                                </w:rPr>
                                <w:drawing>
                                  <wp:inline distT="0" distB="0" distL="0" distR="0">
                                    <wp:extent cx="342900" cy="333375"/>
                                    <wp:effectExtent l="19050" t="0" r="0" b="0"/>
                                    <wp:docPr id="405" name="Imagen 405" descr="http://www.deseoaprender.com/InfBasicLecc11_clip_image004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www.deseoaprender.com/InfBasicLecc11_clip_image004_0001.jpg"/>
                                            <pic:cNvPicPr>
                                              <a:picLocks noChangeAspect="1" noChangeArrowheads="1"/>
                                            </pic:cNvPicPr>
                                          </pic:nvPicPr>
                                          <pic:blipFill>
                                            <a:blip r:embed="rId157"/>
                                            <a:srcRect/>
                                            <a:stretch>
                                              <a:fillRect/>
                                            </a:stretch>
                                          </pic:blipFill>
                                          <pic:spPr bwMode="auto">
                                            <a:xfrm>
                                              <a:off x="0" y="0"/>
                                              <a:ext cx="342900" cy="333375"/>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es el llamado " </w:t>
                              </w:r>
                              <w:r w:rsidRPr="00014539">
                                <w:rPr>
                                  <w:rFonts w:ascii="Arial" w:eastAsia="Times New Roman" w:hAnsi="Arial" w:cs="Arial"/>
                                  <w:b/>
                                  <w:bCs/>
                                  <w:i/>
                                  <w:iCs/>
                                  <w:color w:val="336699"/>
                                  <w:sz w:val="20"/>
                                  <w:szCs w:val="20"/>
                                  <w:lang w:eastAsia="es-ES"/>
                                </w:rPr>
                                <w:t xml:space="preserve">botón Minimizar </w:t>
                              </w:r>
                              <w:r w:rsidRPr="00014539">
                                <w:rPr>
                                  <w:rFonts w:ascii="Arial" w:eastAsia="Times New Roman" w:hAnsi="Arial" w:cs="Arial"/>
                                  <w:color w:val="000000"/>
                                  <w:sz w:val="20"/>
                                  <w:szCs w:val="20"/>
                                  <w:lang w:eastAsia="es-ES"/>
                                </w:rPr>
                                <w:t xml:space="preserve">" y sirve para que si estás trabajando en una ventana como por ejemplo con el Explorador, y quieres quitarla de la pantalla, pero sin que el programa se cierre, picas en dicho botón y el programa se </w:t>
                              </w:r>
                              <w:proofErr w:type="spellStart"/>
                              <w:r w:rsidRPr="00014539">
                                <w:rPr>
                                  <w:rFonts w:ascii="Arial" w:eastAsia="Times New Roman" w:hAnsi="Arial" w:cs="Arial"/>
                                  <w:color w:val="000000"/>
                                  <w:sz w:val="20"/>
                                  <w:szCs w:val="20"/>
                                  <w:lang w:eastAsia="es-ES"/>
                                </w:rPr>
                                <w:t>vá</w:t>
                              </w:r>
                              <w:proofErr w:type="spellEnd"/>
                              <w:r w:rsidRPr="00014539">
                                <w:rPr>
                                  <w:rFonts w:ascii="Arial" w:eastAsia="Times New Roman" w:hAnsi="Arial" w:cs="Arial"/>
                                  <w:color w:val="000000"/>
                                  <w:sz w:val="20"/>
                                  <w:szCs w:val="20"/>
                                  <w:lang w:eastAsia="es-ES"/>
                                </w:rPr>
                                <w:t xml:space="preserve"> a la barra inferior del Escritorio, así:</w:t>
                              </w:r>
                              <w:r w:rsidRPr="00014539">
                                <w:rPr>
                                  <w:rFonts w:ascii="Arial" w:eastAsia="Times New Roman" w:hAnsi="Arial" w:cs="Arial"/>
                                  <w:color w:val="000000"/>
                                  <w:sz w:val="20"/>
                                  <w:szCs w:val="20"/>
                                  <w:lang w:eastAsia="es-ES"/>
                                </w:rPr>
                                <w:br/>
                              </w:r>
                              <w:r w:rsidRPr="00014539">
                                <w:rPr>
                                  <w:rFonts w:ascii="Arial" w:eastAsia="Times New Roman" w:hAnsi="Arial" w:cs="Arial"/>
                                  <w:color w:val="FFFFFF"/>
                                  <w:sz w:val="20"/>
                                  <w:szCs w:val="20"/>
                                  <w:lang w:eastAsia="es-ES"/>
                                </w:rPr>
                                <w:t>-</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lastRenderedPageBreak/>
                    <w:t>     </w:t>
                  </w:r>
                  <w:r>
                    <w:rPr>
                      <w:rFonts w:ascii="Arial" w:eastAsia="Times New Roman" w:hAnsi="Arial" w:cs="Arial"/>
                      <w:noProof/>
                      <w:color w:val="000000"/>
                      <w:sz w:val="20"/>
                      <w:szCs w:val="20"/>
                      <w:lang w:eastAsia="es-ES"/>
                    </w:rPr>
                    <w:drawing>
                      <wp:inline distT="0" distB="0" distL="0" distR="0">
                        <wp:extent cx="4724400" cy="171450"/>
                        <wp:effectExtent l="19050" t="0" r="0" b="0"/>
                        <wp:docPr id="406" name="Imagen 406" descr="barra de tarea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barra de tareas de Windows"/>
                                <pic:cNvPicPr>
                                  <a:picLocks noChangeAspect="1" noChangeArrowheads="1"/>
                                </pic:cNvPicPr>
                              </pic:nvPicPr>
                              <pic:blipFill>
                                <a:blip r:embed="rId158"/>
                                <a:srcRect/>
                                <a:stretch>
                                  <a:fillRect/>
                                </a:stretch>
                              </pic:blipFill>
                              <pic:spPr bwMode="auto">
                                <a:xfrm>
                                  <a:off x="0" y="0"/>
                                  <a:ext cx="4724400" cy="171450"/>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Como veis, en dicha barra tengo en este momento 3 programas "minimizados", es decir, no están cerrados y en cualquier momento, si coloco la flecha del ratón sobre uno de ellos y hago un </w:t>
                  </w:r>
                  <w:proofErr w:type="spellStart"/>
                  <w:r w:rsidRPr="00014539">
                    <w:rPr>
                      <w:rFonts w:ascii="Arial" w:eastAsia="Times New Roman" w:hAnsi="Arial" w:cs="Arial"/>
                      <w:color w:val="000000"/>
                      <w:sz w:val="20"/>
                      <w:szCs w:val="20"/>
                      <w:lang w:eastAsia="es-ES"/>
                    </w:rPr>
                    <w:t>click</w:t>
                  </w:r>
                  <w:proofErr w:type="spellEnd"/>
                  <w:r w:rsidRPr="00014539">
                    <w:rPr>
                      <w:rFonts w:ascii="Arial" w:eastAsia="Times New Roman" w:hAnsi="Arial" w:cs="Arial"/>
                      <w:color w:val="000000"/>
                      <w:sz w:val="20"/>
                      <w:szCs w:val="20"/>
                      <w:lang w:eastAsia="es-ES"/>
                    </w:rPr>
                    <w:t xml:space="preserve"> con el botón izquierdo veremos </w:t>
                  </w:r>
                  <w:proofErr w:type="spellStart"/>
                  <w:r w:rsidRPr="00014539">
                    <w:rPr>
                      <w:rFonts w:ascii="Arial" w:eastAsia="Times New Roman" w:hAnsi="Arial" w:cs="Arial"/>
                      <w:color w:val="000000"/>
                      <w:sz w:val="20"/>
                      <w:szCs w:val="20"/>
                      <w:lang w:eastAsia="es-ES"/>
                    </w:rPr>
                    <w:t>como</w:t>
                  </w:r>
                  <w:proofErr w:type="spellEnd"/>
                  <w:r w:rsidRPr="00014539">
                    <w:rPr>
                      <w:rFonts w:ascii="Arial" w:eastAsia="Times New Roman" w:hAnsi="Arial" w:cs="Arial"/>
                      <w:color w:val="000000"/>
                      <w:sz w:val="20"/>
                      <w:szCs w:val="20"/>
                      <w:lang w:eastAsia="es-ES"/>
                    </w:rPr>
                    <w:t xml:space="preserve"> inmediatamente vuelve a abrirse.-Como práctica, con el Explorador abierto, </w:t>
                  </w:r>
                  <w:proofErr w:type="spellStart"/>
                  <w:r w:rsidRPr="00014539">
                    <w:rPr>
                      <w:rFonts w:ascii="Arial" w:eastAsia="Times New Roman" w:hAnsi="Arial" w:cs="Arial"/>
                      <w:color w:val="000000"/>
                      <w:sz w:val="20"/>
                      <w:szCs w:val="20"/>
                      <w:lang w:eastAsia="es-ES"/>
                    </w:rPr>
                    <w:t>podeis</w:t>
                  </w:r>
                  <w:proofErr w:type="spellEnd"/>
                  <w:r w:rsidRPr="00014539">
                    <w:rPr>
                      <w:rFonts w:ascii="Arial" w:eastAsia="Times New Roman" w:hAnsi="Arial" w:cs="Arial"/>
                      <w:color w:val="000000"/>
                      <w:sz w:val="20"/>
                      <w:szCs w:val="20"/>
                      <w:lang w:eastAsia="es-ES"/>
                    </w:rPr>
                    <w:t xml:space="preserve"> minimizarlo y volverlo a abrir un par de veces ¿a que es fácil</w:t>
                  </w:r>
                  <w:proofErr w:type="gramStart"/>
                  <w:r w:rsidRPr="00014539">
                    <w:rPr>
                      <w:rFonts w:ascii="Arial" w:eastAsia="Times New Roman" w:hAnsi="Arial" w:cs="Arial"/>
                      <w:color w:val="000000"/>
                      <w:sz w:val="20"/>
                      <w:szCs w:val="20"/>
                      <w:lang w:eastAsia="es-ES"/>
                    </w:rPr>
                    <w:t>?.</w:t>
                  </w:r>
                  <w:proofErr w:type="gramEnd"/>
                  <w:r w:rsidRPr="00014539">
                    <w:rPr>
                      <w:rFonts w:ascii="Arial" w:eastAsia="Times New Roman" w:hAnsi="Arial" w:cs="Arial"/>
                      <w:color w:val="000000"/>
                      <w:sz w:val="20"/>
                      <w:szCs w:val="20"/>
                      <w:lang w:eastAsia="es-ES"/>
                    </w:rPr>
                    <w:t xml:space="preserve"> </w:t>
                  </w:r>
                  <w:r w:rsidRPr="00014539">
                    <w:rPr>
                      <w:rFonts w:ascii="Arial" w:eastAsia="Times New Roman" w:hAnsi="Arial" w:cs="Arial"/>
                      <w:color w:val="000000"/>
                      <w:sz w:val="20"/>
                      <w:szCs w:val="20"/>
                      <w:lang w:eastAsia="es-ES"/>
                    </w:rPr>
                    <w:br/>
                  </w:r>
                  <w:r w:rsidRPr="00014539">
                    <w:rPr>
                      <w:rFonts w:ascii="Arial" w:eastAsia="Times New Roman" w:hAnsi="Arial" w:cs="Arial"/>
                      <w:color w:val="CCCCCC"/>
                      <w:sz w:val="20"/>
                      <w:szCs w:val="20"/>
                      <w:lang w:eastAsia="es-ES"/>
                    </w:rPr>
                    <w:t xml:space="preserve">Informática básica, Ofimática, paquete Office 2003, cursos de Informática, Word, Excel, </w:t>
                  </w:r>
                  <w:proofErr w:type="spellStart"/>
                  <w:r w:rsidRPr="00014539">
                    <w:rPr>
                      <w:rFonts w:ascii="Arial" w:eastAsia="Times New Roman" w:hAnsi="Arial" w:cs="Arial"/>
                      <w:color w:val="CCCCCC"/>
                      <w:sz w:val="20"/>
                      <w:szCs w:val="20"/>
                      <w:lang w:eastAsia="es-ES"/>
                    </w:rPr>
                    <w:t>Power</w:t>
                  </w:r>
                  <w:proofErr w:type="spellEnd"/>
                  <w:r w:rsidRPr="00014539">
                    <w:rPr>
                      <w:rFonts w:ascii="Arial" w:eastAsia="Times New Roman" w:hAnsi="Arial" w:cs="Arial"/>
                      <w:color w:val="CCCCCC"/>
                      <w:sz w:val="20"/>
                      <w:szCs w:val="20"/>
                      <w:lang w:eastAsia="es-ES"/>
                    </w:rPr>
                    <w:t xml:space="preserve"> Point</w:t>
                  </w:r>
                  <w:r w:rsidRPr="00014539">
                    <w:rPr>
                      <w:rFonts w:ascii="Arial" w:eastAsia="Times New Roman" w:hAnsi="Arial" w:cs="Arial"/>
                      <w:color w:val="000000"/>
                      <w:sz w:val="20"/>
                      <w:szCs w:val="20"/>
                      <w:lang w:eastAsia="es-ES"/>
                    </w:rPr>
                    <w:t xml:space="preserve">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El segundo de los botones: </w:t>
                  </w:r>
                  <w:r>
                    <w:rPr>
                      <w:rFonts w:ascii="Arial" w:eastAsia="Times New Roman" w:hAnsi="Arial" w:cs="Arial"/>
                      <w:noProof/>
                      <w:color w:val="000000"/>
                      <w:sz w:val="20"/>
                      <w:szCs w:val="20"/>
                      <w:lang w:eastAsia="es-ES"/>
                    </w:rPr>
                    <w:drawing>
                      <wp:inline distT="0" distB="0" distL="0" distR="0">
                        <wp:extent cx="247650" cy="342900"/>
                        <wp:effectExtent l="19050" t="0" r="0" b="0"/>
                        <wp:docPr id="407" name="Imagen 407" descr="http://www.deseoaprender.com/InfBasicLecc11_clip_image00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deseoaprender.com/InfBasicLecc11_clip_image008_0001.jpg"/>
                                <pic:cNvPicPr>
                                  <a:picLocks noChangeAspect="1" noChangeArrowheads="1"/>
                                </pic:cNvPicPr>
                              </pic:nvPicPr>
                              <pic:blipFill>
                                <a:blip r:embed="rId159"/>
                                <a:srcRect/>
                                <a:stretch>
                                  <a:fillRect/>
                                </a:stretch>
                              </pic:blipFill>
                              <pic:spPr bwMode="auto">
                                <a:xfrm>
                                  <a:off x="0" y="0"/>
                                  <a:ext cx="247650" cy="34290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se llama de " </w:t>
                  </w:r>
                  <w:r w:rsidRPr="00014539">
                    <w:rPr>
                      <w:rFonts w:ascii="Arial" w:eastAsia="Times New Roman" w:hAnsi="Arial" w:cs="Arial"/>
                      <w:b/>
                      <w:bCs/>
                      <w:i/>
                      <w:iCs/>
                      <w:color w:val="336699"/>
                      <w:sz w:val="20"/>
                      <w:szCs w:val="20"/>
                      <w:lang w:eastAsia="es-ES"/>
                    </w:rPr>
                    <w:t xml:space="preserve">Maximizar </w:t>
                  </w:r>
                  <w:r w:rsidRPr="00014539">
                    <w:rPr>
                      <w:rFonts w:ascii="Arial" w:eastAsia="Times New Roman" w:hAnsi="Arial" w:cs="Arial"/>
                      <w:color w:val="000000"/>
                      <w:sz w:val="20"/>
                      <w:szCs w:val="20"/>
                      <w:lang w:eastAsia="es-ES"/>
                    </w:rPr>
                    <w:t xml:space="preserve">" y tiene 2 formas, una en la que aparece como acabo de mostrar en la imagen y que indica que la ventana está en su menor tamaño, y el otro: </w:t>
                  </w:r>
                  <w:r>
                    <w:rPr>
                      <w:rFonts w:ascii="Arial" w:eastAsia="Times New Roman" w:hAnsi="Arial" w:cs="Arial"/>
                      <w:noProof/>
                      <w:color w:val="000000"/>
                      <w:sz w:val="20"/>
                      <w:szCs w:val="20"/>
                      <w:lang w:eastAsia="es-ES"/>
                    </w:rPr>
                    <w:drawing>
                      <wp:inline distT="0" distB="0" distL="0" distR="0">
                        <wp:extent cx="304800" cy="304800"/>
                        <wp:effectExtent l="19050" t="0" r="0" b="0"/>
                        <wp:docPr id="408" name="Imagen 408" descr="http://www.deseoaprender.com/InfBasicLecc11_clip_image009_0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deseoaprender.com/InfBasicLecc11_clip_image009_0003.gif"/>
                                <pic:cNvPicPr>
                                  <a:picLocks noChangeAspect="1" noChangeArrowheads="1"/>
                                </pic:cNvPicPr>
                              </pic:nvPicPr>
                              <pic:blipFill>
                                <a:blip r:embed="rId160"/>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que nos indicará que dicha ventana está en el mayor tamaño (es decir, ocupando toda la pantalla); nosotros podemos picar una vez sobre el botón y veremos que cambia a una u otra posición cada vez.</w:t>
                  </w:r>
                  <w:r w:rsidRPr="00014539">
                    <w:rPr>
                      <w:rFonts w:ascii="Arial" w:eastAsia="Times New Roman" w:hAnsi="Arial" w:cs="Arial"/>
                      <w:color w:val="000000"/>
                      <w:sz w:val="20"/>
                      <w:szCs w:val="20"/>
                      <w:lang w:eastAsia="es-ES"/>
                    </w:rPr>
                    <w:br/>
                  </w:r>
                  <w:r w:rsidRPr="00014539">
                    <w:rPr>
                      <w:rFonts w:ascii="Arial" w:eastAsia="Times New Roman" w:hAnsi="Arial" w:cs="Arial"/>
                      <w:color w:val="FFFFFF"/>
                      <w:sz w:val="20"/>
                      <w:szCs w:val="20"/>
                      <w:lang w:eastAsia="es-ES"/>
                    </w:rPr>
                    <w:t>-</w:t>
                  </w:r>
                </w:p>
              </w:tc>
            </w:tr>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2209800" cy="1352550"/>
                        <wp:effectExtent l="19050" t="0" r="0" b="0"/>
                        <wp:docPr id="409" name="Imagen 409" descr="dar tamaño al Explorador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ar tamaño al Explorador de Windows"/>
                                <pic:cNvPicPr>
                                  <a:picLocks noChangeAspect="1" noChangeArrowheads="1"/>
                                </pic:cNvPicPr>
                              </pic:nvPicPr>
                              <pic:blipFill>
                                <a:blip r:embed="rId161"/>
                                <a:srcRect/>
                                <a:stretch>
                                  <a:fillRect/>
                                </a:stretch>
                              </pic:blipFill>
                              <pic:spPr bwMode="auto">
                                <a:xfrm>
                                  <a:off x="0" y="0"/>
                                  <a:ext cx="2209800" cy="135255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br/>
                    <w:t xml:space="preserve">   Y será justo en este momento cuando debes pulsar el botón izquierdo del ratón y sin soltarlo mover el ratón a la izquierda o a la derecha, comprobando como "alargas" o "estrechas" la ventana; cuando creas que tiene el tamaño que quieras, sueltas el botón izquierdo y se quedará en ese sitio ese lado que has movido. -Esto mismo lo puedes hacer arriba o abajo las veces que quieras, y el sistema siempre es el mismo: acercar la flecha hacia una </w:t>
                  </w:r>
                  <w:proofErr w:type="spellStart"/>
                  <w:r w:rsidRPr="00014539">
                    <w:rPr>
                      <w:rFonts w:ascii="Arial" w:eastAsia="Times New Roman" w:hAnsi="Arial" w:cs="Arial"/>
                      <w:color w:val="000000"/>
                      <w:sz w:val="20"/>
                      <w:szCs w:val="20"/>
                      <w:lang w:eastAsia="es-ES"/>
                    </w:rPr>
                    <w:t>linea</w:t>
                  </w:r>
                  <w:proofErr w:type="spellEnd"/>
                  <w:r w:rsidRPr="00014539">
                    <w:rPr>
                      <w:rFonts w:ascii="Arial" w:eastAsia="Times New Roman" w:hAnsi="Arial" w:cs="Arial"/>
                      <w:color w:val="000000"/>
                      <w:sz w:val="20"/>
                      <w:szCs w:val="20"/>
                      <w:lang w:eastAsia="es-ES"/>
                    </w:rPr>
                    <w:t xml:space="preserve"> exterior y cuando se convierte en doble flecha, botón izquierdo del ratón y sin soltarlo mover.-De esta forma puedes por ejemplo convertir la ventana en esto:</w:t>
                  </w:r>
                </w:p>
                <w:p w:rsidR="00014539" w:rsidRPr="00014539" w:rsidRDefault="00014539" w:rsidP="00014539">
                  <w:pPr>
                    <w:spacing w:before="100" w:beforeAutospacing="1" w:after="240" w:line="240" w:lineRule="auto"/>
                    <w:rPr>
                      <w:rFonts w:ascii="Arial" w:eastAsia="Times New Roman" w:hAnsi="Arial" w:cs="Arial"/>
                      <w:color w:val="000000"/>
                      <w:sz w:val="20"/>
                      <w:szCs w:val="20"/>
                      <w:lang w:eastAsia="es-ES"/>
                    </w:rPr>
                  </w:pPr>
                  <w:r w:rsidRPr="00014539">
                    <w:rPr>
                      <w:rFonts w:ascii="Verdana" w:eastAsia="Times New Roman" w:hAnsi="Verdana" w:cs="Arial"/>
                      <w:color w:val="000000"/>
                      <w:sz w:val="18"/>
                      <w:lang w:eastAsia="es-ES"/>
                    </w:rPr>
                    <w:lastRenderedPageBreak/>
                    <w:t>        </w:t>
                  </w:r>
                  <w:r>
                    <w:rPr>
                      <w:rFonts w:ascii="Verdana" w:eastAsia="Times New Roman" w:hAnsi="Verdana" w:cs="Arial"/>
                      <w:noProof/>
                      <w:color w:val="000000"/>
                      <w:sz w:val="18"/>
                      <w:szCs w:val="18"/>
                      <w:lang w:eastAsia="es-ES"/>
                    </w:rPr>
                    <w:drawing>
                      <wp:inline distT="0" distB="0" distL="0" distR="0">
                        <wp:extent cx="1981200" cy="4133850"/>
                        <wp:effectExtent l="19050" t="0" r="0" b="0"/>
                        <wp:docPr id="410" name="Imagen 410" descr="http://www.deseoaprender.com/InfBasicLecc11_clip_image012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deseoaprender.com/InfBasicLecc11_clip_image012_0001.jpg"/>
                                <pic:cNvPicPr>
                                  <a:picLocks noChangeAspect="1" noChangeArrowheads="1"/>
                                </pic:cNvPicPr>
                              </pic:nvPicPr>
                              <pic:blipFill>
                                <a:blip r:embed="rId162"/>
                                <a:srcRect/>
                                <a:stretch>
                                  <a:fillRect/>
                                </a:stretch>
                              </pic:blipFill>
                              <pic:spPr bwMode="auto">
                                <a:xfrm>
                                  <a:off x="0" y="0"/>
                                  <a:ext cx="1981200" cy="413385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o bien esto otro:    </w:t>
                  </w:r>
                  <w:r>
                    <w:rPr>
                      <w:rFonts w:ascii="Verdana" w:eastAsia="Times New Roman" w:hAnsi="Verdana" w:cs="Arial"/>
                      <w:noProof/>
                      <w:color w:val="000000"/>
                      <w:sz w:val="18"/>
                      <w:szCs w:val="18"/>
                      <w:lang w:eastAsia="es-ES"/>
                    </w:rPr>
                    <w:drawing>
                      <wp:inline distT="0" distB="0" distL="0" distR="0">
                        <wp:extent cx="4229100" cy="1771650"/>
                        <wp:effectExtent l="19050" t="0" r="0" b="0"/>
                        <wp:docPr id="411" name="Imagen 411" descr="vista deñ Explorador, curso de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vista deñ Explorador, curso de Informática"/>
                                <pic:cNvPicPr>
                                  <a:picLocks noChangeAspect="1" noChangeArrowheads="1"/>
                                </pic:cNvPicPr>
                              </pic:nvPicPr>
                              <pic:blipFill>
                                <a:blip r:embed="rId163"/>
                                <a:srcRect/>
                                <a:stretch>
                                  <a:fillRect/>
                                </a:stretch>
                              </pic:blipFill>
                              <pic:spPr bwMode="auto">
                                <a:xfrm>
                                  <a:off x="0" y="0"/>
                                  <a:ext cx="4229100" cy="1771650"/>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¿Comprendes como se pueden cambiar los tamaños?, supongo que ya lo has cogido, y te digo lo mismo: esto sirve para el Explorador y para cualquier ventana de cualquier programa de Windows.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También se puede realizar </w:t>
                  </w:r>
                  <w:r w:rsidRPr="00014539">
                    <w:rPr>
                      <w:rFonts w:ascii="Arial" w:eastAsia="Times New Roman" w:hAnsi="Arial" w:cs="Arial"/>
                      <w:b/>
                      <w:bCs/>
                      <w:i/>
                      <w:iCs/>
                      <w:color w:val="336699"/>
                      <w:sz w:val="20"/>
                      <w:szCs w:val="20"/>
                      <w:lang w:eastAsia="es-ES"/>
                    </w:rPr>
                    <w:t xml:space="preserve">cambio al tamaño de una ventana de una sola vez y de forma proporcionada </w:t>
                  </w:r>
                  <w:r w:rsidRPr="00014539">
                    <w:rPr>
                      <w:rFonts w:ascii="Arial" w:eastAsia="Times New Roman" w:hAnsi="Arial" w:cs="Arial"/>
                      <w:color w:val="000000"/>
                      <w:sz w:val="20"/>
                      <w:szCs w:val="20"/>
                      <w:lang w:eastAsia="es-ES"/>
                    </w:rPr>
                    <w:t xml:space="preserve">(o sea que la ventana se agranda o empequeñece proporcionadamente sin tener que hacerlo por la izquierda, luego derecha, etc.) y la forma es también pasar suavemente la flecha del ratón pero esta vez por cualquiera de los 4 vértices de dicha ventana así: </w:t>
                  </w:r>
                </w:p>
                <w:p w:rsidR="00014539" w:rsidRPr="00014539" w:rsidRDefault="00014539" w:rsidP="00014539">
                  <w:pPr>
                    <w:spacing w:after="0" w:line="240" w:lineRule="auto"/>
                    <w:jc w:val="center"/>
                    <w:rPr>
                      <w:rFonts w:ascii="Arial" w:eastAsia="Times New Roman" w:hAnsi="Arial" w:cs="Arial"/>
                      <w:color w:val="000033"/>
                      <w:sz w:val="18"/>
                      <w:szCs w:val="18"/>
                      <w:lang w:eastAsia="es-ES"/>
                    </w:rPr>
                  </w:pPr>
                  <w:r w:rsidRPr="00014539">
                    <w:rPr>
                      <w:rFonts w:ascii="Verdana" w:eastAsia="Times New Roman" w:hAnsi="Verdana" w:cs="Arial"/>
                      <w:color w:val="000000"/>
                      <w:sz w:val="18"/>
                      <w:lang w:eastAsia="es-ES"/>
                    </w:rPr>
                    <w:lastRenderedPageBreak/>
                    <w:t>             </w:t>
                  </w:r>
                  <w:r>
                    <w:rPr>
                      <w:rFonts w:ascii="Verdana" w:eastAsia="Times New Roman" w:hAnsi="Verdana" w:cs="Arial"/>
                      <w:noProof/>
                      <w:color w:val="000000"/>
                      <w:sz w:val="18"/>
                      <w:szCs w:val="18"/>
                      <w:lang w:eastAsia="es-ES"/>
                    </w:rPr>
                    <w:drawing>
                      <wp:inline distT="0" distB="0" distL="0" distR="0">
                        <wp:extent cx="2209800" cy="2238375"/>
                        <wp:effectExtent l="19050" t="0" r="0" b="0"/>
                        <wp:docPr id="412" name="Imagen 412" descr="http://www.deseoaprender.com/InfBasicLecc11_clip_image015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deseoaprender.com/InfBasicLecc11_clip_image015_0001.jpg"/>
                                <pic:cNvPicPr>
                                  <a:picLocks noChangeAspect="1" noChangeArrowheads="1"/>
                                </pic:cNvPicPr>
                              </pic:nvPicPr>
                              <pic:blipFill>
                                <a:blip r:embed="rId164"/>
                                <a:srcRect/>
                                <a:stretch>
                                  <a:fillRect/>
                                </a:stretch>
                              </pic:blipFill>
                              <pic:spPr bwMode="auto">
                                <a:xfrm>
                                  <a:off x="0" y="0"/>
                                  <a:ext cx="2209800" cy="2238375"/>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En este caso lo hago desde el vértice superior derecho, y con el mismo sistema ya explicado: doble flecha negra, botón izquierdo y sin soltar, arrastrar el tamaño, ¿cogido</w:t>
                  </w:r>
                  <w:proofErr w:type="gramStart"/>
                  <w:r w:rsidRPr="00014539">
                    <w:rPr>
                      <w:rFonts w:ascii="Arial" w:eastAsia="Times New Roman" w:hAnsi="Arial" w:cs="Arial"/>
                      <w:color w:val="000000"/>
                      <w:sz w:val="20"/>
                      <w:szCs w:val="20"/>
                      <w:lang w:eastAsia="es-ES"/>
                    </w:rPr>
                    <w:t>?.</w:t>
                  </w:r>
                  <w:proofErr w:type="gramEnd"/>
                  <w:r w:rsidRPr="00014539">
                    <w:rPr>
                      <w:rFonts w:ascii="Arial" w:eastAsia="Times New Roman" w:hAnsi="Arial" w:cs="Arial"/>
                      <w:color w:val="000000"/>
                      <w:sz w:val="20"/>
                      <w:szCs w:val="20"/>
                      <w:lang w:eastAsia="es-ES"/>
                    </w:rPr>
                    <w:t xml:space="preserve">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Y </w:t>
                  </w:r>
                  <w:r w:rsidRPr="00014539">
                    <w:rPr>
                      <w:rFonts w:ascii="Arial" w:eastAsia="Times New Roman" w:hAnsi="Arial" w:cs="Arial"/>
                      <w:i/>
                      <w:iCs/>
                      <w:color w:val="000000"/>
                      <w:sz w:val="20"/>
                      <w:szCs w:val="20"/>
                      <w:lang w:eastAsia="es-ES"/>
                    </w:rPr>
                    <w:t xml:space="preserve">finalmente, veremos </w:t>
                  </w:r>
                  <w:proofErr w:type="spellStart"/>
                  <w:r w:rsidRPr="00014539">
                    <w:rPr>
                      <w:rFonts w:ascii="Arial" w:eastAsia="Times New Roman" w:hAnsi="Arial" w:cs="Arial"/>
                      <w:i/>
                      <w:iCs/>
                      <w:color w:val="000000"/>
                      <w:sz w:val="20"/>
                      <w:szCs w:val="20"/>
                      <w:lang w:eastAsia="es-ES"/>
                    </w:rPr>
                    <w:t>como</w:t>
                  </w:r>
                  <w:proofErr w:type="spellEnd"/>
                  <w:r w:rsidRPr="00014539">
                    <w:rPr>
                      <w:rFonts w:ascii="Arial" w:eastAsia="Times New Roman" w:hAnsi="Arial" w:cs="Arial"/>
                      <w:i/>
                      <w:iCs/>
                      <w:color w:val="000000"/>
                      <w:sz w:val="20"/>
                      <w:szCs w:val="20"/>
                      <w:lang w:eastAsia="es-ES"/>
                    </w:rPr>
                    <w:t xml:space="preserve"> </w:t>
                  </w:r>
                  <w:r w:rsidRPr="00014539">
                    <w:rPr>
                      <w:rFonts w:ascii="Arial" w:eastAsia="Times New Roman" w:hAnsi="Arial" w:cs="Arial"/>
                      <w:b/>
                      <w:bCs/>
                      <w:i/>
                      <w:iCs/>
                      <w:color w:val="336699"/>
                      <w:sz w:val="20"/>
                      <w:szCs w:val="20"/>
                      <w:lang w:eastAsia="es-ES"/>
                    </w:rPr>
                    <w:t>cambiar</w:t>
                  </w:r>
                  <w:r w:rsidRPr="00014539">
                    <w:rPr>
                      <w:rFonts w:ascii="Arial" w:eastAsia="Times New Roman" w:hAnsi="Arial" w:cs="Arial"/>
                      <w:i/>
                      <w:iCs/>
                      <w:color w:val="000000"/>
                      <w:sz w:val="20"/>
                      <w:szCs w:val="20"/>
                      <w:lang w:eastAsia="es-ES"/>
                    </w:rPr>
                    <w:t xml:space="preserve"> no el tamaño de la ventana, sino </w:t>
                  </w:r>
                  <w:r w:rsidRPr="00014539">
                    <w:rPr>
                      <w:rFonts w:ascii="Arial" w:eastAsia="Times New Roman" w:hAnsi="Arial" w:cs="Arial"/>
                      <w:b/>
                      <w:bCs/>
                      <w:i/>
                      <w:iCs/>
                      <w:color w:val="336699"/>
                      <w:sz w:val="20"/>
                      <w:szCs w:val="20"/>
                      <w:lang w:eastAsia="es-ES"/>
                    </w:rPr>
                    <w:t xml:space="preserve">el espacio existente entre las partes de la </w:t>
                  </w:r>
                  <w:proofErr w:type="gramStart"/>
                  <w:r w:rsidRPr="00014539">
                    <w:rPr>
                      <w:rFonts w:ascii="Arial" w:eastAsia="Times New Roman" w:hAnsi="Arial" w:cs="Arial"/>
                      <w:b/>
                      <w:bCs/>
                      <w:i/>
                      <w:iCs/>
                      <w:color w:val="336699"/>
                      <w:sz w:val="20"/>
                      <w:szCs w:val="20"/>
                      <w:lang w:eastAsia="es-ES"/>
                    </w:rPr>
                    <w:t xml:space="preserve">ventana </w:t>
                  </w:r>
                  <w:r w:rsidRPr="00014539">
                    <w:rPr>
                      <w:rFonts w:ascii="Arial" w:eastAsia="Times New Roman" w:hAnsi="Arial" w:cs="Arial"/>
                      <w:i/>
                      <w:iCs/>
                      <w:color w:val="000000"/>
                      <w:sz w:val="20"/>
                      <w:szCs w:val="20"/>
                      <w:lang w:eastAsia="es-ES"/>
                    </w:rPr>
                    <w:t>;</w:t>
                  </w:r>
                  <w:proofErr w:type="gramEnd"/>
                  <w:r w:rsidRPr="00014539">
                    <w:rPr>
                      <w:rFonts w:ascii="Arial" w:eastAsia="Times New Roman" w:hAnsi="Arial" w:cs="Arial"/>
                      <w:i/>
                      <w:iCs/>
                      <w:color w:val="000000"/>
                      <w:sz w:val="20"/>
                      <w:szCs w:val="20"/>
                      <w:lang w:eastAsia="es-ES"/>
                    </w:rPr>
                    <w:t xml:space="preserve"> </w:t>
                  </w:r>
                  <w:r w:rsidRPr="00014539">
                    <w:rPr>
                      <w:rFonts w:ascii="Arial" w:eastAsia="Times New Roman" w:hAnsi="Arial" w:cs="Arial"/>
                      <w:color w:val="000000"/>
                      <w:sz w:val="20"/>
                      <w:szCs w:val="20"/>
                      <w:lang w:eastAsia="es-ES"/>
                    </w:rPr>
                    <w:t xml:space="preserve">si </w:t>
                  </w:r>
                  <w:proofErr w:type="spellStart"/>
                  <w:r w:rsidRPr="00014539">
                    <w:rPr>
                      <w:rFonts w:ascii="Arial" w:eastAsia="Times New Roman" w:hAnsi="Arial" w:cs="Arial"/>
                      <w:color w:val="000000"/>
                      <w:sz w:val="20"/>
                      <w:szCs w:val="20"/>
                      <w:lang w:eastAsia="es-ES"/>
                    </w:rPr>
                    <w:t>abris</w:t>
                  </w:r>
                  <w:proofErr w:type="spellEnd"/>
                  <w:r w:rsidRPr="00014539">
                    <w:rPr>
                      <w:rFonts w:ascii="Arial" w:eastAsia="Times New Roman" w:hAnsi="Arial" w:cs="Arial"/>
                      <w:color w:val="000000"/>
                      <w:sz w:val="20"/>
                      <w:szCs w:val="20"/>
                      <w:lang w:eastAsia="es-ES"/>
                    </w:rPr>
                    <w:t xml:space="preserve"> el Explorador, ya expliqué como consta de 2 partes, una izquierda donde estaban las particiones del </w:t>
                  </w:r>
                  <w:proofErr w:type="spellStart"/>
                  <w:r w:rsidRPr="00014539">
                    <w:rPr>
                      <w:rFonts w:ascii="Arial" w:eastAsia="Times New Roman" w:hAnsi="Arial" w:cs="Arial"/>
                      <w:color w:val="000000"/>
                      <w:sz w:val="20"/>
                      <w:szCs w:val="20"/>
                      <w:lang w:eastAsia="es-ES"/>
                    </w:rPr>
                    <w:t>d.duro</w:t>
                  </w:r>
                  <w:proofErr w:type="spellEnd"/>
                  <w:r w:rsidRPr="00014539">
                    <w:rPr>
                      <w:rFonts w:ascii="Arial" w:eastAsia="Times New Roman" w:hAnsi="Arial" w:cs="Arial"/>
                      <w:color w:val="000000"/>
                      <w:sz w:val="20"/>
                      <w:szCs w:val="20"/>
                      <w:lang w:eastAsia="es-ES"/>
                    </w:rPr>
                    <w:t xml:space="preserve"> y otra derecha donde nos mostraba los archivos, etc.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Pues bien, si </w:t>
                  </w:r>
                  <w:proofErr w:type="spellStart"/>
                  <w:r w:rsidRPr="00014539">
                    <w:rPr>
                      <w:rFonts w:ascii="Arial" w:eastAsia="Times New Roman" w:hAnsi="Arial" w:cs="Arial"/>
                      <w:color w:val="000000"/>
                      <w:sz w:val="20"/>
                      <w:szCs w:val="20"/>
                      <w:lang w:eastAsia="es-ES"/>
                    </w:rPr>
                    <w:t>realizais</w:t>
                  </w:r>
                  <w:proofErr w:type="spellEnd"/>
                  <w:r w:rsidRPr="00014539">
                    <w:rPr>
                      <w:rFonts w:ascii="Arial" w:eastAsia="Times New Roman" w:hAnsi="Arial" w:cs="Arial"/>
                      <w:color w:val="000000"/>
                      <w:sz w:val="20"/>
                      <w:szCs w:val="20"/>
                      <w:lang w:eastAsia="es-ES"/>
                    </w:rPr>
                    <w:t xml:space="preserve"> la misma operación antes explicada, con la barra vertical que divide ambos espacios, </w:t>
                  </w:r>
                  <w:proofErr w:type="spellStart"/>
                  <w:r w:rsidRPr="00014539">
                    <w:rPr>
                      <w:rFonts w:ascii="Arial" w:eastAsia="Times New Roman" w:hAnsi="Arial" w:cs="Arial"/>
                      <w:color w:val="000000"/>
                      <w:sz w:val="20"/>
                      <w:szCs w:val="20"/>
                      <w:lang w:eastAsia="es-ES"/>
                    </w:rPr>
                    <w:t>podreis</w:t>
                  </w:r>
                  <w:proofErr w:type="spellEnd"/>
                  <w:r w:rsidRPr="00014539">
                    <w:rPr>
                      <w:rFonts w:ascii="Arial" w:eastAsia="Times New Roman" w:hAnsi="Arial" w:cs="Arial"/>
                      <w:color w:val="000000"/>
                      <w:sz w:val="20"/>
                      <w:szCs w:val="20"/>
                      <w:lang w:eastAsia="es-ES"/>
                    </w:rPr>
                    <w:t xml:space="preserve"> dar más o menos al de la izquierda o al de la derecha, por ejemplo:</w:t>
                  </w:r>
                  <w:r w:rsidRPr="00014539">
                    <w:rPr>
                      <w:rFonts w:ascii="Arial" w:eastAsia="Times New Roman" w:hAnsi="Arial" w:cs="Arial"/>
                      <w:color w:val="000000"/>
                      <w:sz w:val="20"/>
                      <w:szCs w:val="20"/>
                      <w:lang w:eastAsia="es-ES"/>
                    </w:rPr>
                    <w:br/>
                  </w:r>
                  <w:r w:rsidRPr="00014539">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2209800" cy="1676400"/>
                        <wp:effectExtent l="19050" t="0" r="0" b="0"/>
                        <wp:docPr id="413" name="Imagen 413" descr="http://www.deseoaprender.com/InfBasicLecc11_clip_image016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deseoaprender.com/InfBasicLecc11_clip_image016_0001.jpg"/>
                                <pic:cNvPicPr>
                                  <a:picLocks noChangeAspect="1" noChangeArrowheads="1"/>
                                </pic:cNvPicPr>
                              </pic:nvPicPr>
                              <pic:blipFill>
                                <a:blip r:embed="rId165"/>
                                <a:srcRect/>
                                <a:stretch>
                                  <a:fillRect/>
                                </a:stretch>
                              </pic:blipFill>
                              <pic:spPr bwMode="auto">
                                <a:xfrm>
                                  <a:off x="0" y="0"/>
                                  <a:ext cx="2209800" cy="1676400"/>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Puedes ver que coloco la flecha del ratón (recordad: el puntero) sobre dicha barra y en el momento que pasa a ser una doble flecha, pues lo mismo, muevo a izquierda o derecha (siempre sin soltar el botón izquierdo del ratón ) hasta que consiga el espacio que quiera, momento en que suelto el tan repetido botón izquierdo</w:t>
                  </w:r>
                  <w:proofErr w:type="gramStart"/>
                  <w:r w:rsidRPr="00014539">
                    <w:rPr>
                      <w:rFonts w:ascii="Arial" w:eastAsia="Times New Roman" w:hAnsi="Arial" w:cs="Arial"/>
                      <w:color w:val="000000"/>
                      <w:sz w:val="20"/>
                      <w:szCs w:val="20"/>
                      <w:lang w:eastAsia="es-ES"/>
                    </w:rPr>
                    <w:t>..</w:t>
                  </w:r>
                  <w:proofErr w:type="gramEnd"/>
                  <w:r w:rsidRPr="00014539">
                    <w:rPr>
                      <w:rFonts w:ascii="Arial" w:eastAsia="Times New Roman" w:hAnsi="Arial" w:cs="Arial"/>
                      <w:color w:val="000000"/>
                      <w:sz w:val="20"/>
                      <w:szCs w:val="20"/>
                      <w:lang w:eastAsia="es-ES"/>
                    </w:rPr>
                    <w:t>De esta forma podría hacer esto:</w:t>
                  </w:r>
                </w:p>
                <w:p w:rsidR="00014539" w:rsidRPr="00014539" w:rsidRDefault="00014539" w:rsidP="00014539">
                  <w:pPr>
                    <w:spacing w:before="100" w:beforeAutospacing="1" w:after="100" w:afterAutospacing="1" w:line="240" w:lineRule="auto"/>
                    <w:rPr>
                      <w:rFonts w:ascii="Arial" w:eastAsia="Times New Roman" w:hAnsi="Arial" w:cs="Arial"/>
                      <w:color w:val="000033"/>
                      <w:sz w:val="18"/>
                      <w:szCs w:val="18"/>
                      <w:lang w:eastAsia="es-ES"/>
                    </w:rPr>
                  </w:pPr>
                  <w:r w:rsidRPr="00014539">
                    <w:rPr>
                      <w:rFonts w:ascii="Verdana" w:eastAsia="Times New Roman" w:hAnsi="Verdana" w:cs="Arial"/>
                      <w:color w:val="000000"/>
                      <w:sz w:val="18"/>
                      <w:lang w:eastAsia="es-ES"/>
                    </w:rPr>
                    <w:lastRenderedPageBreak/>
                    <w:t>    </w:t>
                  </w:r>
                  <w:r>
                    <w:rPr>
                      <w:rFonts w:ascii="Verdana" w:eastAsia="Times New Roman" w:hAnsi="Verdana" w:cs="Arial"/>
                      <w:noProof/>
                      <w:color w:val="000000"/>
                      <w:sz w:val="18"/>
                      <w:szCs w:val="18"/>
                      <w:lang w:eastAsia="es-ES"/>
                    </w:rPr>
                    <w:drawing>
                      <wp:inline distT="0" distB="0" distL="0" distR="0">
                        <wp:extent cx="4686300" cy="2314575"/>
                        <wp:effectExtent l="19050" t="0" r="0" b="0"/>
                        <wp:docPr id="414" name="Imagen 414" descr="http://www.deseoaprender.com/InfBasicLecc11_clip_image01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www.deseoaprender.com/InfBasicLecc11_clip_image018_0001.jpg"/>
                                <pic:cNvPicPr>
                                  <a:picLocks noChangeAspect="1" noChangeArrowheads="1"/>
                                </pic:cNvPicPr>
                              </pic:nvPicPr>
                              <pic:blipFill>
                                <a:blip r:embed="rId166"/>
                                <a:srcRect/>
                                <a:stretch>
                                  <a:fillRect/>
                                </a:stretch>
                              </pic:blipFill>
                              <pic:spPr bwMode="auto">
                                <a:xfrm>
                                  <a:off x="0" y="0"/>
                                  <a:ext cx="4686300" cy="2314575"/>
                                </a:xfrm>
                                <a:prstGeom prst="rect">
                                  <a:avLst/>
                                </a:prstGeom>
                                <a:noFill/>
                                <a:ln w="9525">
                                  <a:noFill/>
                                  <a:miter lim="800000"/>
                                  <a:headEnd/>
                                  <a:tailEnd/>
                                </a:ln>
                              </pic:spPr>
                            </pic:pic>
                          </a:graphicData>
                        </a:graphic>
                      </wp:inline>
                    </w:drawing>
                  </w:r>
                  <w:r w:rsidRPr="00014539">
                    <w:rPr>
                      <w:rFonts w:ascii="Arial" w:eastAsia="Times New Roman" w:hAnsi="Arial" w:cs="Arial"/>
                      <w:color w:val="000033"/>
                      <w:sz w:val="18"/>
                      <w:szCs w:val="18"/>
                      <w:lang w:eastAsia="es-ES"/>
                    </w:rPr>
                    <w:br/>
                  </w:r>
                  <w:r w:rsidRPr="00014539">
                    <w:rPr>
                      <w:rFonts w:ascii="Arial" w:eastAsia="Times New Roman" w:hAnsi="Arial" w:cs="Arial"/>
                      <w:color w:val="000033"/>
                      <w:sz w:val="18"/>
                      <w:szCs w:val="18"/>
                      <w:lang w:eastAsia="es-ES"/>
                    </w:rPr>
                    <w:br/>
                    <w:t xml:space="preserve">Verás que lo he exagerado en cuanto a dejar muy poco espacio para la parte izquierda, o esto: </w:t>
                  </w:r>
                </w:p>
                <w:p w:rsidR="00014539" w:rsidRPr="00014539" w:rsidRDefault="00014539" w:rsidP="00014539">
                  <w:pPr>
                    <w:spacing w:before="100" w:beforeAutospacing="1" w:after="240" w:line="240" w:lineRule="auto"/>
                    <w:jc w:val="center"/>
                    <w:rPr>
                      <w:rFonts w:ascii="Verdana" w:eastAsia="Times New Roman" w:hAnsi="Verdana" w:cs="Arial"/>
                      <w:color w:val="000000"/>
                      <w:sz w:val="18"/>
                      <w:szCs w:val="18"/>
                      <w:lang w:eastAsia="es-ES"/>
                    </w:rPr>
                  </w:pPr>
                  <w:r w:rsidRPr="00014539">
                    <w:rPr>
                      <w:rFonts w:ascii="Verdana" w:eastAsia="Times New Roman" w:hAnsi="Verdana" w:cs="Arial"/>
                      <w:color w:val="000000"/>
                      <w:sz w:val="18"/>
                      <w:szCs w:val="18"/>
                      <w:lang w:eastAsia="es-ES"/>
                    </w:rPr>
                    <w:t>      </w:t>
                  </w:r>
                  <w:r>
                    <w:rPr>
                      <w:rFonts w:ascii="Verdana" w:eastAsia="Times New Roman" w:hAnsi="Verdana" w:cs="Arial"/>
                      <w:noProof/>
                      <w:color w:val="000000"/>
                      <w:sz w:val="18"/>
                      <w:szCs w:val="18"/>
                      <w:lang w:eastAsia="es-ES"/>
                    </w:rPr>
                    <w:drawing>
                      <wp:inline distT="0" distB="0" distL="0" distR="0">
                        <wp:extent cx="4905375" cy="2724150"/>
                        <wp:effectExtent l="19050" t="0" r="9525" b="0"/>
                        <wp:docPr id="415" name="Imagen 415" descr="http://www.deseoaprender.com/InfBasicLecc11_clip_image020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deseoaprender.com/InfBasicLecc11_clip_image020_0001.jpg"/>
                                <pic:cNvPicPr>
                                  <a:picLocks noChangeAspect="1" noChangeArrowheads="1"/>
                                </pic:cNvPicPr>
                              </pic:nvPicPr>
                              <pic:blipFill>
                                <a:blip r:embed="rId167"/>
                                <a:srcRect/>
                                <a:stretch>
                                  <a:fillRect/>
                                </a:stretch>
                              </pic:blipFill>
                              <pic:spPr bwMode="auto">
                                <a:xfrm>
                                  <a:off x="0" y="0"/>
                                  <a:ext cx="4905375" cy="2724150"/>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proofErr w:type="gramStart"/>
                  <w:r w:rsidRPr="00014539">
                    <w:rPr>
                      <w:rFonts w:ascii="Arial" w:eastAsia="Times New Roman" w:hAnsi="Arial" w:cs="Arial"/>
                      <w:color w:val="000000"/>
                      <w:sz w:val="20"/>
                      <w:szCs w:val="20"/>
                      <w:lang w:eastAsia="es-ES"/>
                    </w:rPr>
                    <w:t>también</w:t>
                  </w:r>
                  <w:proofErr w:type="gramEnd"/>
                  <w:r w:rsidRPr="00014539">
                    <w:rPr>
                      <w:rFonts w:ascii="Arial" w:eastAsia="Times New Roman" w:hAnsi="Arial" w:cs="Arial"/>
                      <w:color w:val="000000"/>
                      <w:sz w:val="20"/>
                      <w:szCs w:val="20"/>
                      <w:lang w:eastAsia="es-ES"/>
                    </w:rPr>
                    <w:t xml:space="preserve"> exagerado a propósito, hacia la derecha.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Puede que os </w:t>
                  </w:r>
                  <w:proofErr w:type="spellStart"/>
                  <w:r w:rsidRPr="00014539">
                    <w:rPr>
                      <w:rFonts w:ascii="Arial" w:eastAsia="Times New Roman" w:hAnsi="Arial" w:cs="Arial"/>
                      <w:color w:val="000000"/>
                      <w:sz w:val="20"/>
                      <w:szCs w:val="20"/>
                      <w:lang w:eastAsia="es-ES"/>
                    </w:rPr>
                    <w:t>pregunteis</w:t>
                  </w:r>
                  <w:proofErr w:type="spellEnd"/>
                  <w:r w:rsidRPr="00014539">
                    <w:rPr>
                      <w:rFonts w:ascii="Arial" w:eastAsia="Times New Roman" w:hAnsi="Arial" w:cs="Arial"/>
                      <w:color w:val="000000"/>
                      <w:sz w:val="20"/>
                      <w:szCs w:val="20"/>
                      <w:lang w:eastAsia="es-ES"/>
                    </w:rPr>
                    <w:t xml:space="preserve"> </w:t>
                  </w:r>
                  <w:r w:rsidRPr="00014539">
                    <w:rPr>
                      <w:rFonts w:ascii="Arial" w:eastAsia="Times New Roman" w:hAnsi="Arial" w:cs="Arial"/>
                      <w:i/>
                      <w:iCs/>
                      <w:color w:val="000000"/>
                      <w:sz w:val="20"/>
                      <w:szCs w:val="20"/>
                      <w:lang w:eastAsia="es-ES"/>
                    </w:rPr>
                    <w:t xml:space="preserve">para qué sirve el saber modificar tamaño de las ventanas </w:t>
                  </w:r>
                  <w:r w:rsidRPr="00014539">
                    <w:rPr>
                      <w:rFonts w:ascii="Arial" w:eastAsia="Times New Roman" w:hAnsi="Arial" w:cs="Arial"/>
                      <w:color w:val="000000"/>
                      <w:sz w:val="20"/>
                      <w:szCs w:val="20"/>
                      <w:lang w:eastAsia="es-ES"/>
                    </w:rPr>
                    <w:t xml:space="preserve">; la explicación es que ocurre cuando trabajamos con </w:t>
                  </w:r>
                  <w:proofErr w:type="spellStart"/>
                  <w:r w:rsidRPr="00014539">
                    <w:rPr>
                      <w:rFonts w:ascii="Arial" w:eastAsia="Times New Roman" w:hAnsi="Arial" w:cs="Arial"/>
                      <w:color w:val="000000"/>
                      <w:sz w:val="20"/>
                      <w:szCs w:val="20"/>
                      <w:lang w:eastAsia="es-ES"/>
                    </w:rPr>
                    <w:t>Windos</w:t>
                  </w:r>
                  <w:proofErr w:type="spellEnd"/>
                  <w:r w:rsidRPr="00014539">
                    <w:rPr>
                      <w:rFonts w:ascii="Arial" w:eastAsia="Times New Roman" w:hAnsi="Arial" w:cs="Arial"/>
                      <w:color w:val="000000"/>
                      <w:sz w:val="20"/>
                      <w:szCs w:val="20"/>
                      <w:lang w:eastAsia="es-ES"/>
                    </w:rPr>
                    <w:t xml:space="preserve"> (ya lo iremos viendo) que a veces es necesario tener abiertos en la misma pantalla del ordenador dos o tres programas para hacer cambios simultáneos, por ejemplo yo necesito tener abiertos 2 Exploradores, de esta forma:</w:t>
                  </w:r>
                  <w:r w:rsidRPr="00014539">
                    <w:rPr>
                      <w:rFonts w:ascii="Arial" w:eastAsia="Times New Roman" w:hAnsi="Arial" w:cs="Arial"/>
                      <w:color w:val="000000"/>
                      <w:sz w:val="20"/>
                      <w:szCs w:val="20"/>
                      <w:lang w:eastAsia="es-ES"/>
                    </w:rPr>
                    <w:br/>
                  </w:r>
                  <w:r w:rsidRPr="00014539">
                    <w:rPr>
                      <w:rFonts w:ascii="Arial" w:eastAsia="Times New Roman" w:hAnsi="Arial" w:cs="Arial"/>
                      <w:color w:val="FFFFFF"/>
                      <w:sz w:val="20"/>
                      <w:szCs w:val="20"/>
                      <w:lang w:eastAsia="es-ES"/>
                    </w:rPr>
                    <w:t>-</w:t>
                  </w:r>
                  <w:r w:rsidRPr="00014539">
                    <w:rPr>
                      <w:rFonts w:ascii="Arial" w:eastAsia="Times New Roman" w:hAnsi="Arial" w:cs="Arial"/>
                      <w:color w:val="000000"/>
                      <w:sz w:val="20"/>
                      <w:szCs w:val="20"/>
                      <w:lang w:eastAsia="es-ES"/>
                    </w:rPr>
                    <w:br/>
                    <w:t>   </w:t>
                  </w:r>
                  <w:r w:rsidRPr="00014539">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lastRenderedPageBreak/>
                    <w:drawing>
                      <wp:inline distT="0" distB="0" distL="0" distR="0">
                        <wp:extent cx="5000625" cy="3267075"/>
                        <wp:effectExtent l="19050" t="0" r="9525" b="0"/>
                        <wp:docPr id="416" name="Imagen 416" descr="http://www.deseoaprender.com/InfBasicLecc11_clip_image022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deseoaprender.com/InfBasicLecc11_clip_image022_0001.jpg"/>
                                <pic:cNvPicPr>
                                  <a:picLocks noChangeAspect="1" noChangeArrowheads="1"/>
                                </pic:cNvPicPr>
                              </pic:nvPicPr>
                              <pic:blipFill>
                                <a:blip r:embed="rId168"/>
                                <a:srcRect/>
                                <a:stretch>
                                  <a:fillRect/>
                                </a:stretch>
                              </pic:blipFill>
                              <pic:spPr bwMode="auto">
                                <a:xfrm>
                                  <a:off x="0" y="0"/>
                                  <a:ext cx="5000625" cy="3267075"/>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br/>
                  </w:r>
                  <w:r w:rsidRPr="00014539">
                    <w:rPr>
                      <w:rFonts w:ascii="Arial" w:eastAsia="Times New Roman" w:hAnsi="Arial" w:cs="Arial"/>
                      <w:color w:val="FFFFFF"/>
                      <w:sz w:val="20"/>
                      <w:szCs w:val="20"/>
                      <w:lang w:eastAsia="es-ES"/>
                    </w:rPr>
                    <w:t>-</w:t>
                  </w:r>
                  <w:r w:rsidRPr="00014539">
                    <w:rPr>
                      <w:rFonts w:ascii="Arial" w:eastAsia="Times New Roman" w:hAnsi="Arial" w:cs="Arial"/>
                      <w:color w:val="000000"/>
                      <w:sz w:val="20"/>
                      <w:szCs w:val="20"/>
                      <w:lang w:eastAsia="es-ES"/>
                    </w:rPr>
                    <w:br/>
                    <w:t xml:space="preserve">   Y ahora </w:t>
                  </w:r>
                  <w:proofErr w:type="spellStart"/>
                  <w:r w:rsidRPr="00014539">
                    <w:rPr>
                      <w:rFonts w:ascii="Arial" w:eastAsia="Times New Roman" w:hAnsi="Arial" w:cs="Arial"/>
                      <w:color w:val="000000"/>
                      <w:sz w:val="20"/>
                      <w:szCs w:val="20"/>
                      <w:lang w:eastAsia="es-ES"/>
                    </w:rPr>
                    <w:t>comprendereis</w:t>
                  </w:r>
                  <w:proofErr w:type="spellEnd"/>
                  <w:r w:rsidRPr="00014539">
                    <w:rPr>
                      <w:rFonts w:ascii="Arial" w:eastAsia="Times New Roman" w:hAnsi="Arial" w:cs="Arial"/>
                      <w:color w:val="000000"/>
                      <w:sz w:val="20"/>
                      <w:szCs w:val="20"/>
                      <w:lang w:eastAsia="es-ES"/>
                    </w:rPr>
                    <w:t xml:space="preserve"> que el modo de hacerlo es mediante el sistema que hemos ido viendo en esta lección, es decir, consistiría en abrir el Explorador, cambiarle manualmente el tamaño y desplazarlo a la izquierda; luego abrir otra vez el Explorador, volverle a cambiar el tamaño hasta que no monte sobre el anterior, y finalmente desplazarlo a la derecha como veis en la imagen.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Seguro que ya </w:t>
                  </w:r>
                  <w:proofErr w:type="spellStart"/>
                  <w:r w:rsidRPr="00014539">
                    <w:rPr>
                      <w:rFonts w:ascii="Arial" w:eastAsia="Times New Roman" w:hAnsi="Arial" w:cs="Arial"/>
                      <w:color w:val="000000"/>
                      <w:sz w:val="20"/>
                      <w:szCs w:val="20"/>
                      <w:lang w:eastAsia="es-ES"/>
                    </w:rPr>
                    <w:t>estais</w:t>
                  </w:r>
                  <w:proofErr w:type="spellEnd"/>
                  <w:r w:rsidRPr="00014539">
                    <w:rPr>
                      <w:rFonts w:ascii="Arial" w:eastAsia="Times New Roman" w:hAnsi="Arial" w:cs="Arial"/>
                      <w:color w:val="000000"/>
                      <w:sz w:val="20"/>
                      <w:szCs w:val="20"/>
                      <w:lang w:eastAsia="es-ES"/>
                    </w:rPr>
                    <w:t xml:space="preserve"> preguntando todos: ¿</w:t>
                  </w:r>
                  <w:r w:rsidRPr="00014539">
                    <w:rPr>
                      <w:rFonts w:ascii="Arial" w:eastAsia="Times New Roman" w:hAnsi="Arial" w:cs="Arial"/>
                      <w:b/>
                      <w:bCs/>
                      <w:color w:val="336699"/>
                      <w:sz w:val="20"/>
                      <w:szCs w:val="20"/>
                      <w:lang w:eastAsia="es-ES"/>
                    </w:rPr>
                    <w:t xml:space="preserve">y </w:t>
                  </w:r>
                  <w:proofErr w:type="spellStart"/>
                  <w:r w:rsidRPr="00014539">
                    <w:rPr>
                      <w:rFonts w:ascii="Arial" w:eastAsia="Times New Roman" w:hAnsi="Arial" w:cs="Arial"/>
                      <w:b/>
                      <w:bCs/>
                      <w:i/>
                      <w:iCs/>
                      <w:color w:val="336699"/>
                      <w:sz w:val="20"/>
                      <w:szCs w:val="20"/>
                      <w:lang w:eastAsia="es-ES"/>
                    </w:rPr>
                    <w:t>como</w:t>
                  </w:r>
                  <w:proofErr w:type="spellEnd"/>
                  <w:r w:rsidRPr="00014539">
                    <w:rPr>
                      <w:rFonts w:ascii="Arial" w:eastAsia="Times New Roman" w:hAnsi="Arial" w:cs="Arial"/>
                      <w:b/>
                      <w:bCs/>
                      <w:i/>
                      <w:iCs/>
                      <w:color w:val="336699"/>
                      <w:sz w:val="20"/>
                      <w:szCs w:val="20"/>
                      <w:lang w:eastAsia="es-ES"/>
                    </w:rPr>
                    <w:t xml:space="preserve"> se desplaza la ventana a otro lugar </w:t>
                  </w:r>
                  <w:r w:rsidRPr="00014539">
                    <w:rPr>
                      <w:rFonts w:ascii="Arial" w:eastAsia="Times New Roman" w:hAnsi="Arial" w:cs="Arial"/>
                      <w:color w:val="000000"/>
                      <w:sz w:val="20"/>
                      <w:szCs w:val="20"/>
                      <w:lang w:eastAsia="es-ES"/>
                    </w:rPr>
                    <w:t>?, pues tranquilo que es lo único que falta para terminar esta lección, la forma es esta:</w:t>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r>
                  <w:r w:rsidRPr="00014539">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2800350" cy="1123950"/>
                        <wp:effectExtent l="19050" t="0" r="0" b="0"/>
                        <wp:docPr id="417" name="Imagen 417" descr="desplazar ventana; curso Informatica-Ofi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esplazar ventana; curso Informatica-Ofimatica"/>
                                <pic:cNvPicPr>
                                  <a:picLocks noChangeAspect="1" noChangeArrowheads="1"/>
                                </pic:cNvPicPr>
                              </pic:nvPicPr>
                              <pic:blipFill>
                                <a:blip r:embed="rId169"/>
                                <a:srcRect/>
                                <a:stretch>
                                  <a:fillRect/>
                                </a:stretch>
                              </pic:blipFill>
                              <pic:spPr bwMode="auto">
                                <a:xfrm>
                                  <a:off x="0" y="0"/>
                                  <a:ext cx="2800350" cy="112395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w:t>
                  </w:r>
                </w:p>
              </w:tc>
            </w:tr>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trPr>
          <w:tblCellSpacing w:w="0" w:type="dxa"/>
        </w:trPr>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lastRenderedPageBreak/>
              <w:t> </w:t>
            </w:r>
          </w:p>
        </w:tc>
        <w:tc>
          <w:tcPr>
            <w:tcW w:w="0" w:type="auto"/>
            <w:gridSpan w:val="2"/>
            <w:hideMark/>
          </w:tcPr>
          <w:p w:rsidR="00014539" w:rsidRPr="00014539" w:rsidRDefault="00014539" w:rsidP="00014539">
            <w:pPr>
              <w:spacing w:after="0" w:line="240" w:lineRule="auto"/>
              <w:jc w:val="right"/>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0" w:type="dxa"/>
        </w:trPr>
        <w:tc>
          <w:tcPr>
            <w:tcW w:w="0" w:type="auto"/>
            <w:hideMark/>
          </w:tcPr>
          <w:tbl>
            <w:tblPr>
              <w:tblW w:w="5000" w:type="pct"/>
              <w:tblCellSpacing w:w="30" w:type="dxa"/>
              <w:tblCellMar>
                <w:left w:w="0" w:type="dxa"/>
                <w:right w:w="0" w:type="dxa"/>
              </w:tblCellMar>
              <w:tblLook w:val="04A0"/>
            </w:tblPr>
            <w:tblGrid>
              <w:gridCol w:w="5259"/>
            </w:tblGrid>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pict/>
                  </w:r>
                  <w:r w:rsidRPr="00014539">
                    <w:rPr>
                      <w:rFonts w:ascii="Arial" w:eastAsia="Times New Roman" w:hAnsi="Arial" w:cs="Arial"/>
                      <w:color w:val="000033"/>
                      <w:sz w:val="18"/>
                      <w:szCs w:val="18"/>
                      <w:lang w:eastAsia="es-ES"/>
                    </w:rPr>
                    <w:pict/>
                  </w:r>
                  <w:r w:rsidRPr="00014539">
                    <w:rPr>
                      <w:rFonts w:ascii="Arial" w:eastAsia="Times New Roman" w:hAnsi="Arial" w:cs="Arial"/>
                      <w:color w:val="000033"/>
                      <w:sz w:val="18"/>
                      <w:szCs w:val="18"/>
                      <w:lang w:eastAsia="es-ES"/>
                    </w:rPr>
                    <w:pic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c>
          <w:tcPr>
            <w:tcW w:w="0" w:type="auto"/>
            <w:gridSpan w:val="2"/>
            <w:hideMark/>
          </w:tcPr>
          <w:tbl>
            <w:tblPr>
              <w:tblW w:w="5000" w:type="pct"/>
              <w:tblCellSpacing w:w="30" w:type="dxa"/>
              <w:tblCellMar>
                <w:left w:w="0" w:type="dxa"/>
                <w:right w:w="0" w:type="dxa"/>
              </w:tblCellMar>
              <w:tblLook w:val="04A0"/>
            </w:tblPr>
            <w:tblGrid>
              <w:gridCol w:w="3245"/>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La forma de operar la </w:t>
                  </w:r>
                  <w:proofErr w:type="spellStart"/>
                  <w:r w:rsidRPr="00014539">
                    <w:rPr>
                      <w:rFonts w:ascii="Arial" w:eastAsia="Times New Roman" w:hAnsi="Arial" w:cs="Arial"/>
                      <w:color w:val="000000"/>
                      <w:sz w:val="20"/>
                      <w:szCs w:val="20"/>
                      <w:lang w:eastAsia="es-ES"/>
                    </w:rPr>
                    <w:t>habreis</w:t>
                  </w:r>
                  <w:proofErr w:type="spellEnd"/>
                  <w:r w:rsidRPr="00014539">
                    <w:rPr>
                      <w:rFonts w:ascii="Arial" w:eastAsia="Times New Roman" w:hAnsi="Arial" w:cs="Arial"/>
                      <w:color w:val="000000"/>
                      <w:sz w:val="20"/>
                      <w:szCs w:val="20"/>
                      <w:lang w:eastAsia="es-ES"/>
                    </w:rPr>
                    <w:t xml:space="preserve"> deducido: mueves la flecha del ratón hasta que esté justo encima de la zona azul superior de la ventana del Explorador (y repito DE CUALQUIER VENTANA) y en ese momento como siempre: botón izquierdo del ratón sin soltarlo y mover el ratón viendo como toda la ventana se desplaza de un lugar a otro mientras no soltemos el botón.-Solo hacer dos salvedades: en este caso la flecha no se convierte en doble, y esta operación de mover la ventana no funciona si está abierta al máximo lo que es lógico, ya que si está ocupando todo el monitor ¿</w:t>
                  </w:r>
                  <w:proofErr w:type="spellStart"/>
                  <w:r w:rsidRPr="00014539">
                    <w:rPr>
                      <w:rFonts w:ascii="Arial" w:eastAsia="Times New Roman" w:hAnsi="Arial" w:cs="Arial"/>
                      <w:color w:val="000000"/>
                      <w:sz w:val="20"/>
                      <w:szCs w:val="20"/>
                      <w:lang w:eastAsia="es-ES"/>
                    </w:rPr>
                    <w:t>como</w:t>
                  </w:r>
                  <w:proofErr w:type="spellEnd"/>
                  <w:r w:rsidRPr="00014539">
                    <w:rPr>
                      <w:rFonts w:ascii="Arial" w:eastAsia="Times New Roman" w:hAnsi="Arial" w:cs="Arial"/>
                      <w:color w:val="000000"/>
                      <w:sz w:val="20"/>
                      <w:szCs w:val="20"/>
                      <w:lang w:eastAsia="es-ES"/>
                    </w:rPr>
                    <w:t xml:space="preserve"> </w:t>
                  </w:r>
                  <w:r w:rsidRPr="00014539">
                    <w:rPr>
                      <w:rFonts w:ascii="Arial" w:eastAsia="Times New Roman" w:hAnsi="Arial" w:cs="Arial"/>
                      <w:color w:val="000000"/>
                      <w:sz w:val="20"/>
                      <w:szCs w:val="20"/>
                      <w:lang w:eastAsia="es-ES"/>
                    </w:rPr>
                    <w:lastRenderedPageBreak/>
                    <w:t xml:space="preserve">vamos a moverla?.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Ya hemos terminado por hoy amigos/as, espero os haya parecido interesante el tema y que todo lo visto en él lo </w:t>
                  </w:r>
                  <w:proofErr w:type="spellStart"/>
                  <w:r w:rsidRPr="00014539">
                    <w:rPr>
                      <w:rFonts w:ascii="Arial" w:eastAsia="Times New Roman" w:hAnsi="Arial" w:cs="Arial"/>
                      <w:color w:val="000000"/>
                      <w:sz w:val="20"/>
                      <w:szCs w:val="20"/>
                      <w:lang w:eastAsia="es-ES"/>
                    </w:rPr>
                    <w:t>realiceis</w:t>
                  </w:r>
                  <w:proofErr w:type="spellEnd"/>
                  <w:r w:rsidRPr="00014539">
                    <w:rPr>
                      <w:rFonts w:ascii="Arial" w:eastAsia="Times New Roman" w:hAnsi="Arial" w:cs="Arial"/>
                      <w:color w:val="000000"/>
                      <w:sz w:val="20"/>
                      <w:szCs w:val="20"/>
                      <w:lang w:eastAsia="es-ES"/>
                    </w:rPr>
                    <w:t xml:space="preserve"> las veces necesarias hasta que </w:t>
                  </w:r>
                  <w:proofErr w:type="spellStart"/>
                  <w:r w:rsidRPr="00014539">
                    <w:rPr>
                      <w:rFonts w:ascii="Arial" w:eastAsia="Times New Roman" w:hAnsi="Arial" w:cs="Arial"/>
                      <w:color w:val="000000"/>
                      <w:sz w:val="20"/>
                      <w:szCs w:val="20"/>
                      <w:lang w:eastAsia="es-ES"/>
                    </w:rPr>
                    <w:t>considereis</w:t>
                  </w:r>
                  <w:proofErr w:type="spellEnd"/>
                  <w:r w:rsidRPr="00014539">
                    <w:rPr>
                      <w:rFonts w:ascii="Arial" w:eastAsia="Times New Roman" w:hAnsi="Arial" w:cs="Arial"/>
                      <w:color w:val="000000"/>
                      <w:sz w:val="20"/>
                      <w:szCs w:val="20"/>
                      <w:lang w:eastAsia="es-ES"/>
                    </w:rPr>
                    <w:t xml:space="preserve"> que está todo entendido.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¡Ah y otra cosa!, </w:t>
                  </w:r>
                  <w:r w:rsidRPr="00014539">
                    <w:rPr>
                      <w:rFonts w:ascii="Arial" w:eastAsia="Times New Roman" w:hAnsi="Arial" w:cs="Arial"/>
                      <w:b/>
                      <w:bCs/>
                      <w:color w:val="336699"/>
                      <w:sz w:val="20"/>
                      <w:szCs w:val="20"/>
                      <w:lang w:eastAsia="es-ES"/>
                    </w:rPr>
                    <w:t xml:space="preserve">me agradaría que me </w:t>
                  </w:r>
                  <w:proofErr w:type="spellStart"/>
                  <w:r w:rsidRPr="00014539">
                    <w:rPr>
                      <w:rFonts w:ascii="Arial" w:eastAsia="Times New Roman" w:hAnsi="Arial" w:cs="Arial"/>
                      <w:b/>
                      <w:bCs/>
                      <w:color w:val="336699"/>
                      <w:sz w:val="20"/>
                      <w:szCs w:val="20"/>
                      <w:lang w:eastAsia="es-ES"/>
                    </w:rPr>
                    <w:t>comenteis</w:t>
                  </w:r>
                  <w:proofErr w:type="spellEnd"/>
                  <w:r w:rsidRPr="00014539">
                    <w:rPr>
                      <w:rFonts w:ascii="Arial" w:eastAsia="Times New Roman" w:hAnsi="Arial" w:cs="Arial"/>
                      <w:b/>
                      <w:bCs/>
                      <w:color w:val="336699"/>
                      <w:sz w:val="20"/>
                      <w:szCs w:val="20"/>
                      <w:lang w:eastAsia="es-ES"/>
                    </w:rPr>
                    <w:t xml:space="preserve"> a estas alturas, qué os </w:t>
                  </w:r>
                  <w:proofErr w:type="spellStart"/>
                  <w:r w:rsidRPr="00014539">
                    <w:rPr>
                      <w:rFonts w:ascii="Arial" w:eastAsia="Times New Roman" w:hAnsi="Arial" w:cs="Arial"/>
                      <w:b/>
                      <w:bCs/>
                      <w:color w:val="336699"/>
                      <w:sz w:val="20"/>
                      <w:szCs w:val="20"/>
                      <w:lang w:eastAsia="es-ES"/>
                    </w:rPr>
                    <w:t>vá</w:t>
                  </w:r>
                  <w:proofErr w:type="spellEnd"/>
                  <w:r w:rsidRPr="00014539">
                    <w:rPr>
                      <w:rFonts w:ascii="Arial" w:eastAsia="Times New Roman" w:hAnsi="Arial" w:cs="Arial"/>
                      <w:b/>
                      <w:bCs/>
                      <w:color w:val="336699"/>
                      <w:sz w:val="20"/>
                      <w:szCs w:val="20"/>
                      <w:lang w:eastAsia="es-ES"/>
                    </w:rPr>
                    <w:t xml:space="preserve"> pareciendo el desarrollo del curso</w:t>
                  </w:r>
                  <w:r w:rsidRPr="00014539">
                    <w:rPr>
                      <w:rFonts w:ascii="Arial" w:eastAsia="Times New Roman" w:hAnsi="Arial" w:cs="Arial"/>
                      <w:color w:val="000000"/>
                      <w:sz w:val="20"/>
                      <w:szCs w:val="20"/>
                      <w:lang w:eastAsia="es-ES"/>
                    </w:rPr>
                    <w:t xml:space="preserve">, si realmente </w:t>
                  </w:r>
                  <w:proofErr w:type="spellStart"/>
                  <w:r w:rsidRPr="00014539">
                    <w:rPr>
                      <w:rFonts w:ascii="Arial" w:eastAsia="Times New Roman" w:hAnsi="Arial" w:cs="Arial"/>
                      <w:color w:val="000000"/>
                      <w:sz w:val="20"/>
                      <w:szCs w:val="20"/>
                      <w:lang w:eastAsia="es-ES"/>
                    </w:rPr>
                    <w:t>estais</w:t>
                  </w:r>
                  <w:proofErr w:type="spellEnd"/>
                  <w:r w:rsidRPr="00014539">
                    <w:rPr>
                      <w:rFonts w:ascii="Arial" w:eastAsia="Times New Roman" w:hAnsi="Arial" w:cs="Arial"/>
                      <w:color w:val="000000"/>
                      <w:sz w:val="20"/>
                      <w:szCs w:val="20"/>
                      <w:lang w:eastAsia="es-ES"/>
                    </w:rPr>
                    <w:t xml:space="preserve"> aprendiendo o cualquier comentario que </w:t>
                  </w:r>
                  <w:proofErr w:type="spellStart"/>
                  <w:r w:rsidRPr="00014539">
                    <w:rPr>
                      <w:rFonts w:ascii="Arial" w:eastAsia="Times New Roman" w:hAnsi="Arial" w:cs="Arial"/>
                      <w:color w:val="000000"/>
                      <w:sz w:val="20"/>
                      <w:szCs w:val="20"/>
                      <w:lang w:eastAsia="es-ES"/>
                    </w:rPr>
                    <w:t>considereis</w:t>
                  </w:r>
                  <w:proofErr w:type="spellEnd"/>
                  <w:r w:rsidRPr="00014539">
                    <w:rPr>
                      <w:rFonts w:ascii="Arial" w:eastAsia="Times New Roman" w:hAnsi="Arial" w:cs="Arial"/>
                      <w:color w:val="000000"/>
                      <w:sz w:val="20"/>
                      <w:szCs w:val="20"/>
                      <w:lang w:eastAsia="es-ES"/>
                    </w:rPr>
                    <w:t xml:space="preserve"> oportuno.-Lo </w:t>
                  </w:r>
                  <w:proofErr w:type="spellStart"/>
                  <w:r w:rsidRPr="00014539">
                    <w:rPr>
                      <w:rFonts w:ascii="Arial" w:eastAsia="Times New Roman" w:hAnsi="Arial" w:cs="Arial"/>
                      <w:color w:val="000000"/>
                      <w:sz w:val="20"/>
                      <w:szCs w:val="20"/>
                      <w:lang w:eastAsia="es-ES"/>
                    </w:rPr>
                    <w:t>podeis</w:t>
                  </w:r>
                  <w:proofErr w:type="spellEnd"/>
                  <w:r w:rsidRPr="00014539">
                    <w:rPr>
                      <w:rFonts w:ascii="Arial" w:eastAsia="Times New Roman" w:hAnsi="Arial" w:cs="Arial"/>
                      <w:color w:val="000000"/>
                      <w:sz w:val="20"/>
                      <w:szCs w:val="20"/>
                      <w:lang w:eastAsia="es-ES"/>
                    </w:rPr>
                    <w:t xml:space="preserve"> hacer a mi dirección de correo:</w:t>
                  </w:r>
                  <w:proofErr w:type="gramStart"/>
                  <w:r w:rsidRPr="00014539">
                    <w:rPr>
                      <w:rFonts w:ascii="Arial" w:eastAsia="Times New Roman" w:hAnsi="Arial" w:cs="Arial"/>
                      <w:color w:val="000000"/>
                      <w:sz w:val="20"/>
                      <w:szCs w:val="20"/>
                      <w:lang w:eastAsia="es-ES"/>
                    </w:rPr>
                    <w:t xml:space="preserve">  </w:t>
                  </w:r>
                  <w:proofErr w:type="spellStart"/>
                  <w:r w:rsidRPr="00014539">
                    <w:rPr>
                      <w:rFonts w:ascii="Arial" w:eastAsia="Times New Roman" w:hAnsi="Arial" w:cs="Arial"/>
                      <w:color w:val="000000"/>
                      <w:sz w:val="20"/>
                      <w:szCs w:val="20"/>
                      <w:lang w:eastAsia="es-ES"/>
                    </w:rPr>
                    <w:t>webmaster</w:t>
                  </w:r>
                  <w:proofErr w:type="spellEnd"/>
                  <w:proofErr w:type="gramEnd"/>
                  <w:r w:rsidRPr="00014539">
                    <w:rPr>
                      <w:rFonts w:ascii="Arial" w:eastAsia="Times New Roman" w:hAnsi="Arial" w:cs="Arial"/>
                      <w:color w:val="000000"/>
                      <w:sz w:val="20"/>
                      <w:szCs w:val="20"/>
                      <w:lang w:eastAsia="es-ES"/>
                    </w:rPr>
                    <w:t xml:space="preserve">(a r </w:t>
                  </w:r>
                  <w:proofErr w:type="spellStart"/>
                  <w:r w:rsidRPr="00014539">
                    <w:rPr>
                      <w:rFonts w:ascii="Arial" w:eastAsia="Times New Roman" w:hAnsi="Arial" w:cs="Arial"/>
                      <w:color w:val="000000"/>
                      <w:sz w:val="20"/>
                      <w:szCs w:val="20"/>
                      <w:lang w:eastAsia="es-ES"/>
                    </w:rPr>
                    <w:t>r</w:t>
                  </w:r>
                  <w:proofErr w:type="spellEnd"/>
                  <w:r w:rsidRPr="00014539">
                    <w:rPr>
                      <w:rFonts w:ascii="Arial" w:eastAsia="Times New Roman" w:hAnsi="Arial" w:cs="Arial"/>
                      <w:color w:val="000000"/>
                      <w:sz w:val="20"/>
                      <w:szCs w:val="20"/>
                      <w:lang w:eastAsia="es-ES"/>
                    </w:rPr>
                    <w:t xml:space="preserve"> o b a)deseoaprender.com (tendrás que sustituir (a r </w:t>
                  </w:r>
                  <w:proofErr w:type="spellStart"/>
                  <w:r w:rsidRPr="00014539">
                    <w:rPr>
                      <w:rFonts w:ascii="Arial" w:eastAsia="Times New Roman" w:hAnsi="Arial" w:cs="Arial"/>
                      <w:color w:val="000000"/>
                      <w:sz w:val="20"/>
                      <w:szCs w:val="20"/>
                      <w:lang w:eastAsia="es-ES"/>
                    </w:rPr>
                    <w:t>r</w:t>
                  </w:r>
                  <w:proofErr w:type="spellEnd"/>
                  <w:r w:rsidRPr="00014539">
                    <w:rPr>
                      <w:rFonts w:ascii="Arial" w:eastAsia="Times New Roman" w:hAnsi="Arial" w:cs="Arial"/>
                      <w:color w:val="000000"/>
                      <w:sz w:val="20"/>
                      <w:szCs w:val="20"/>
                      <w:lang w:eastAsia="es-ES"/>
                    </w:rPr>
                    <w:t xml:space="preserve"> o b a) por el signo @ .</w:t>
                  </w:r>
                  <w:r w:rsidRPr="00014539">
                    <w:rPr>
                      <w:rFonts w:ascii="Arial" w:eastAsia="Times New Roman" w:hAnsi="Arial" w:cs="Arial"/>
                      <w:color w:val="000000"/>
                      <w:sz w:val="20"/>
                      <w:szCs w:val="20"/>
                      <w:lang w:eastAsia="es-ES"/>
                    </w:rPr>
                    <w:br/>
                    <w:t>   También puedes dejar un comentario en el Libro de visitas (lo tienes arriba, en el menú).</w:t>
                  </w:r>
                  <w:r w:rsidRPr="00014539">
                    <w:rPr>
                      <w:rFonts w:ascii="Arial" w:eastAsia="Times New Roman" w:hAnsi="Arial" w:cs="Arial"/>
                      <w:color w:val="000000"/>
                      <w:sz w:val="20"/>
                      <w:szCs w:val="20"/>
                      <w:lang w:eastAsia="es-ES"/>
                    </w:rPr>
                    <w:br/>
                  </w:r>
                  <w:r w:rsidRPr="00014539">
                    <w:rPr>
                      <w:rFonts w:ascii="Arial" w:eastAsia="Times New Roman" w:hAnsi="Arial" w:cs="Arial"/>
                      <w:color w:val="FFFFFF"/>
                      <w:sz w:val="20"/>
                      <w:szCs w:val="20"/>
                      <w:lang w:eastAsia="es-ES"/>
                    </w:rPr>
                    <w:t>-</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trPr>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trPr>
                            <w:tblCellSpacing w:w="30" w:type="dxa"/>
                          </w:trPr>
                          <w:tc>
                            <w:tcPr>
                              <w:tcW w:w="0" w:type="auto"/>
                              <w:vAlign w:val="center"/>
                              <w:hideMark/>
                            </w:tcPr>
                            <w:p w:rsidR="00014539" w:rsidRDefault="00014539" w:rsidP="00014539">
                              <w:pPr>
                                <w:pStyle w:val="estilo123"/>
                              </w:pPr>
                              <w:r>
                                <w:rPr>
                                  <w:rStyle w:val="estilo1061"/>
                                </w:rPr>
                                <w:lastRenderedPageBreak/>
                                <w:t>MANEJO DE LAS CARPETAS Y ARCHIVOS</w:t>
                              </w:r>
                            </w:p>
                            <w:p w:rsidR="00014539" w:rsidRDefault="00014539" w:rsidP="00014539">
                              <w:pPr>
                                <w:pStyle w:val="estilo141"/>
                                <w:rPr>
                                  <w:rFonts w:cs="Arial"/>
                                </w:rPr>
                              </w:pPr>
                              <w:r>
                                <w:rPr>
                                  <w:rStyle w:val="estilo1231"/>
                                </w:rPr>
                                <w:t xml:space="preserve">   Aunque veis en el enunciado de este capítulo que lo titulo "Carpetas y Archivos", lo cierto es que seguiremos tocando el importante tema del Explorador de Windows, ya que todo el trabajo que vamos a ver lo realizaremos desde él. </w:t>
                              </w:r>
                            </w:p>
                            <w:p w:rsidR="00014539" w:rsidRDefault="00014539" w:rsidP="00014539">
                              <w:pPr>
                                <w:pStyle w:val="estilo123"/>
                              </w:pPr>
                              <w:r>
                                <w:t xml:space="preserve">   En concreto </w:t>
                              </w:r>
                              <w:r>
                                <w:rPr>
                                  <w:rStyle w:val="estilo41"/>
                                </w:rPr>
                                <w:t>vamos a ver todo lo relacionado con Carpetas</w:t>
                              </w:r>
                              <w:r>
                                <w:t xml:space="preserve">: qué es, como crearla, como borrarla, como cambiarle de nombre, etcétera; además lo que se relaciona con Archivos: igualmente crearlos, borrarlos, renombrarlos, moverlos de ubicación y cuanto se nos ocurra con ellos. </w:t>
                              </w:r>
                            </w:p>
                            <w:p w:rsidR="00014539" w:rsidRDefault="00014539" w:rsidP="00014539">
                              <w:pPr>
                                <w:pStyle w:val="estilo123"/>
                              </w:pPr>
                              <w:r>
                                <w:t>   Antes de nada un poco de "culturilla" para deciros que todo en Windows funciona a base de carpetas y archivos (también llamados estos últimos ficheros).</w:t>
                              </w:r>
                              <w:r>
                                <w:br/>
                                <w:t>   Acostúmbrate a pensar en un archivador de esos de las oficinas..., e imagínate las carpetas que hay en ellos; además los documentos en el interior de cada carpeta. Son similares a las carpetas y archivos que vamos a estudiar en este curso de Informática básica.</w:t>
                              </w:r>
                            </w:p>
                          </w:tc>
                        </w:tr>
                      </w:tbl>
                      <w:p w:rsidR="00014539" w:rsidRDefault="00014539">
                        <w:pPr>
                          <w:rPr>
                            <w:rFonts w:ascii="Arial" w:hAnsi="Arial" w:cs="Arial"/>
                            <w:color w:val="000033"/>
                            <w:sz w:val="18"/>
                            <w:szCs w:val="18"/>
                          </w:rPr>
                        </w:pPr>
                      </w:p>
                    </w:tc>
                    <w:tc>
                      <w:tcPr>
                        <w:tcW w:w="2150" w:type="pct"/>
                        <w:hideMark/>
                      </w:tcPr>
                      <w:tbl>
                        <w:tblPr>
                          <w:tblW w:w="5000" w:type="pct"/>
                          <w:tblCellSpacing w:w="30" w:type="dxa"/>
                          <w:tblCellMar>
                            <w:left w:w="0" w:type="dxa"/>
                            <w:right w:w="0" w:type="dxa"/>
                          </w:tblCellMar>
                          <w:tblLook w:val="04A0"/>
                        </w:tblPr>
                        <w:tblGrid>
                          <w:gridCol w:w="3657"/>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rPr>
                                <w:pict/>
                              </w:r>
                              <w:r>
                                <w:rPr>
                                  <w:rFonts w:ascii="Arial" w:hAnsi="Arial" w:cs="Arial"/>
                                  <w:color w:val="000033"/>
                                </w:rPr>
                                <w:pict/>
                              </w:r>
                              <w:r>
                                <w:rPr>
                                  <w:rFonts w:ascii="Arial" w:hAnsi="Arial" w:cs="Arial"/>
                                  <w:color w:val="000033"/>
                                </w:rPr>
                                <w:pic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pPr>
                                <w:pStyle w:val="estilo123"/>
                              </w:pPr>
                              <w:r>
                                <w:t xml:space="preserve">   Vimos en un tema anterior como identificar una carpeta: </w:t>
                              </w:r>
                              <w:r>
                                <w:rPr>
                                  <w:noProof/>
                                </w:rPr>
                                <w:drawing>
                                  <wp:inline distT="0" distB="0" distL="0" distR="0">
                                    <wp:extent cx="257175" cy="209550"/>
                                    <wp:effectExtent l="19050" t="0" r="9525" b="0"/>
                                    <wp:docPr id="444" name="Imagen 444" descr="http://www.deseoaprender.com/LeccInfBasica/InfBasicaLecc12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deseoaprender.com/LeccInfBasica/InfBasicaLecc12_clip_image001.jpg"/>
                                            <pic:cNvPicPr>
                                              <a:picLocks noChangeAspect="1" noChangeArrowheads="1"/>
                                            </pic:cNvPicPr>
                                          </pic:nvPicPr>
                                          <pic:blipFill>
                                            <a:blip r:embed="rId150"/>
                                            <a:srcRect/>
                                            <a:stretch>
                                              <a:fillRect/>
                                            </a:stretch>
                                          </pic:blipFill>
                                          <pic:spPr bwMode="auto">
                                            <a:xfrm>
                                              <a:off x="0" y="0"/>
                                              <a:ext cx="257175" cy="209550"/>
                                            </a:xfrm>
                                            <a:prstGeom prst="rect">
                                              <a:avLst/>
                                            </a:prstGeom>
                                            <a:noFill/>
                                            <a:ln w="9525">
                                              <a:noFill/>
                                              <a:miter lim="800000"/>
                                              <a:headEnd/>
                                              <a:tailEnd/>
                                            </a:ln>
                                          </pic:spPr>
                                        </pic:pic>
                                      </a:graphicData>
                                    </a:graphic>
                                  </wp:inline>
                                </w:drawing>
                              </w:r>
                              <w:r>
                                <w:t xml:space="preserve"> que siempre tendrá este símbolo delante, y que esta podía presentar también este aspecto: </w:t>
                              </w:r>
                              <w:r>
                                <w:rPr>
                                  <w:noProof/>
                                </w:rPr>
                                <w:drawing>
                                  <wp:inline distT="0" distB="0" distL="0" distR="0">
                                    <wp:extent cx="390525" cy="209550"/>
                                    <wp:effectExtent l="19050" t="0" r="9525" b="0"/>
                                    <wp:docPr id="445" name="Imagen 445" descr="http://www.deseoaprender.com/LeccInfBasica/InfBasicaLecc12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deseoaprender.com/LeccInfBasica/InfBasicaLecc12_clip_image002.jpg"/>
                                            <pic:cNvPicPr>
                                              <a:picLocks noChangeAspect="1" noChangeArrowheads="1"/>
                                            </pic:cNvPicPr>
                                          </pic:nvPicPr>
                                          <pic:blipFill>
                                            <a:blip r:embed="rId149"/>
                                            <a:srcRect/>
                                            <a:stretch>
                                              <a:fillRect/>
                                            </a:stretch>
                                          </pic:blipFill>
                                          <pic:spPr bwMode="auto">
                                            <a:xfrm>
                                              <a:off x="0" y="0"/>
                                              <a:ext cx="390525" cy="209550"/>
                                            </a:xfrm>
                                            <a:prstGeom prst="rect">
                                              <a:avLst/>
                                            </a:prstGeom>
                                            <a:noFill/>
                                            <a:ln w="9525">
                                              <a:noFill/>
                                              <a:miter lim="800000"/>
                                              <a:headEnd/>
                                              <a:tailEnd/>
                                            </a:ln>
                                          </pic:spPr>
                                        </pic:pic>
                                      </a:graphicData>
                                    </a:graphic>
                                  </wp:inline>
                                </w:drawing>
                              </w:r>
                              <w:r>
                                <w:t xml:space="preserve">  que nos indicaba que dicha carpeta tenía en su interior otras carpetas que se llaman "Subcarpetas". Picando en el signo " </w:t>
                              </w:r>
                              <w:r>
                                <w:rPr>
                                  <w:rStyle w:val="Textoennegrita"/>
                                </w:rPr>
                                <w:t>+</w:t>
                              </w:r>
                              <w:r>
                                <w:t xml:space="preserve"> " a la izquierda de una carpeta, esta se abrirá y nos mostrará su contenido que puede a su vez ser más carpetas (las cuales igualmente pueden tener también el signo " </w:t>
                              </w:r>
                              <w:r>
                                <w:rPr>
                                  <w:rStyle w:val="Textoennegrita"/>
                                </w:rPr>
                                <w:t>+</w:t>
                              </w:r>
                              <w:r>
                                <w:t xml:space="preserve"> " y el proceso sería el explicado para abrirlas y examinar lo que hay en su interior.</w:t>
                              </w:r>
                              <w:r>
                                <w:br/>
                              </w:r>
                              <w:r>
                                <w:lastRenderedPageBreak/>
                                <w:br/>
                                <w:t>   Y vimos finalmente que dentro de las carpetas o subcarpetas existían los llamados archivos o ficheros:</w:t>
                              </w:r>
                              <w:r>
                                <w:br/>
                              </w:r>
                              <w:r>
                                <w:rPr>
                                  <w:rStyle w:val="estilo81"/>
                                </w:rPr>
                                <w:t>-</w:t>
                              </w:r>
                              <w:r>
                                <w:t>  </w:t>
                              </w: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bl>
          <w:p w:rsidR="00014539" w:rsidRDefault="00014539">
            <w:pPr>
              <w:rPr>
                <w:rFonts w:ascii="Arial" w:hAnsi="Arial" w:cs="Arial"/>
                <w:color w:val="000033"/>
                <w:sz w:val="18"/>
                <w:szCs w:val="18"/>
              </w:rPr>
            </w:pPr>
          </w:p>
        </w:tc>
      </w:tr>
      <w:tr w:rsid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pStyle w:val="estilo123"/>
                  </w:pPr>
                  <w:r>
                    <w:lastRenderedPageBreak/>
                    <w:t>        </w:t>
                  </w:r>
                  <w:r>
                    <w:rPr>
                      <w:noProof/>
                    </w:rPr>
                    <w:drawing>
                      <wp:inline distT="0" distB="0" distL="0" distR="0">
                        <wp:extent cx="4886325" cy="2990850"/>
                        <wp:effectExtent l="19050" t="0" r="9525" b="0"/>
                        <wp:docPr id="446" name="Imagen 446" descr="http://www.deseoaprender.com/LeccInfBasica/InfBasicaLecc12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deseoaprender.com/LeccInfBasica/InfBasicaLecc12_clip_image004.jpg"/>
                                <pic:cNvPicPr>
                                  <a:picLocks noChangeAspect="1" noChangeArrowheads="1"/>
                                </pic:cNvPicPr>
                              </pic:nvPicPr>
                              <pic:blipFill>
                                <a:blip r:embed="rId170"/>
                                <a:srcRect/>
                                <a:stretch>
                                  <a:fillRect/>
                                </a:stretch>
                              </pic:blipFill>
                              <pic:spPr bwMode="auto">
                                <a:xfrm>
                                  <a:off x="0" y="0"/>
                                  <a:ext cx="4886325" cy="2990850"/>
                                </a:xfrm>
                                <a:prstGeom prst="rect">
                                  <a:avLst/>
                                </a:prstGeom>
                                <a:noFill/>
                                <a:ln w="9525">
                                  <a:noFill/>
                                  <a:miter lim="800000"/>
                                  <a:headEnd/>
                                  <a:tailEnd/>
                                </a:ln>
                              </pic:spPr>
                            </pic:pic>
                          </a:graphicData>
                        </a:graphic>
                      </wp:inline>
                    </w:drawing>
                  </w:r>
                  <w:r>
                    <w:t xml:space="preserve"> </w:t>
                  </w:r>
                </w:p>
                <w:p w:rsidR="00014539" w:rsidRDefault="00014539" w:rsidP="00014539">
                  <w:pPr>
                    <w:pStyle w:val="estilo9"/>
                    <w:rPr>
                      <w:rFonts w:cs="Arial"/>
                    </w:rPr>
                  </w:pPr>
                  <w:r>
                    <w:rPr>
                      <w:rStyle w:val="estilo1231"/>
                    </w:rPr>
                    <w:t xml:space="preserve">    Vemos en el ejemplo distintos ficheros de los más variados. </w:t>
                  </w:r>
                </w:p>
                <w:p w:rsidR="00014539" w:rsidRDefault="00014539" w:rsidP="00014539">
                  <w:pPr>
                    <w:pStyle w:val="estilo123"/>
                  </w:pPr>
                  <w:r>
                    <w:t xml:space="preserve">   Pero estoy seguro que una vez llegados aquí </w:t>
                  </w:r>
                  <w:proofErr w:type="spellStart"/>
                  <w:r>
                    <w:t>seguireis</w:t>
                  </w:r>
                  <w:proofErr w:type="spellEnd"/>
                  <w:r>
                    <w:t xml:space="preserve"> sin comprender muy bien para qué sirve todo esto de las carpetas, los ficheros y demás y os diré que lo es todo en Informática.-Un ejemplo: todos </w:t>
                  </w:r>
                  <w:proofErr w:type="spellStart"/>
                  <w:r>
                    <w:t>habreis</w:t>
                  </w:r>
                  <w:proofErr w:type="spellEnd"/>
                  <w:r>
                    <w:t xml:space="preserve"> </w:t>
                  </w:r>
                  <w:proofErr w:type="spellStart"/>
                  <w:r>
                    <w:t>oido</w:t>
                  </w:r>
                  <w:proofErr w:type="spellEnd"/>
                  <w:r>
                    <w:t xml:space="preserve"> hablar de Internet, y yo os digo que para conectarse a Internet es necesario entre otras cosas tener instalado en el PC un programa llamado "Internet Explorer" que funciona a base de unos archivos que a su vez están colocados en sus carpetas respectivas.-Otro ejemplo: queremos jugar una partida con un programa de solitarios en el PC, pues resulta que ese programa estará en el </w:t>
                  </w:r>
                  <w:proofErr w:type="spellStart"/>
                  <w:r>
                    <w:t>d.duro</w:t>
                  </w:r>
                  <w:proofErr w:type="spellEnd"/>
                  <w:r>
                    <w:t xml:space="preserve"> y como siempre como una serie de archivos que tendremos dentro de unas carpetas.-¿</w:t>
                  </w:r>
                  <w:proofErr w:type="spellStart"/>
                  <w:r>
                    <w:t>Comprendeis</w:t>
                  </w:r>
                  <w:proofErr w:type="spellEnd"/>
                  <w:r>
                    <w:t xml:space="preserve"> ahora porqué digo que las carpetas y archivos lo son todo?. </w:t>
                  </w:r>
                </w:p>
                <w:p w:rsidR="00014539" w:rsidRDefault="00014539" w:rsidP="00014539">
                  <w:pPr>
                    <w:pStyle w:val="estilo123"/>
                  </w:pPr>
                  <w:r>
                    <w:t xml:space="preserve">   Ahora bien, no todas esas carpetas y ficheros tenemos que cargarlos nosotros uno a uno porque sería de locos, sino que cualquier programa que queramos cargar, tendrá un fichero que se suele llamar "ejecutable" y que será el encargado de realizar toda la tarea, nosotros como mucho solo tendremos que decirle donde queremos que nos lo cargue dentro de ese disco duro. </w:t>
                  </w:r>
                </w:p>
                <w:p w:rsidR="00014539" w:rsidRDefault="00014539" w:rsidP="00014539">
                  <w:pPr>
                    <w:pStyle w:val="estilo123"/>
                  </w:pPr>
                  <w:r>
                    <w:t xml:space="preserve">   Pero otras veces sí que tendremos que crear nosotros nuestras carpetas y meterle archivos (recordad que también se pueden llamar ficheros), por ejemplo si queremos escribir una serie de cartas y guardarlas, el proceso sería crearnos una carpeta que se llamase por ejemplo "Mis cartas", y luego con el programa apropiado escribir esas cartas e ir guardándolas dentro de esas carpetas. </w:t>
                  </w:r>
                </w:p>
                <w:p w:rsidR="00014539" w:rsidRDefault="00014539" w:rsidP="00014539">
                  <w:pPr>
                    <w:pStyle w:val="estilo123"/>
                  </w:pPr>
                  <w:r>
                    <w:t xml:space="preserve">   Así que este párrafo anterior me acaba de dar la idea: vamos a realizar paso a paso lo que he comentado, es decir primeramente voy a </w:t>
                  </w:r>
                  <w:r>
                    <w:rPr>
                      <w:rStyle w:val="nfasis"/>
                    </w:rPr>
                    <w:t xml:space="preserve">CREAR UNA CARPETA </w:t>
                  </w:r>
                  <w:r>
                    <w:t xml:space="preserve">, y para ello realizaremos estas operaciones: </w:t>
                  </w:r>
                </w:p>
                <w:p w:rsidR="00014539" w:rsidRDefault="00014539" w:rsidP="00014539">
                  <w:pPr>
                    <w:pStyle w:val="estilo123"/>
                  </w:pPr>
                  <w:r>
                    <w:t xml:space="preserve">   1).- </w:t>
                  </w:r>
                  <w:r>
                    <w:rPr>
                      <w:rStyle w:val="estilo41"/>
                    </w:rPr>
                    <w:t>Abro el Explorador de Windows</w:t>
                  </w:r>
                  <w:r>
                    <w:t xml:space="preserve"> como ya sabemos todos a estas alturas, </w:t>
                  </w:r>
                </w:p>
                <w:p w:rsidR="00014539" w:rsidRDefault="00014539" w:rsidP="00014539">
                  <w:pPr>
                    <w:pStyle w:val="estilo123"/>
                  </w:pPr>
                  <w:r>
                    <w:t xml:space="preserve">   2).- </w:t>
                  </w:r>
                  <w:r>
                    <w:rPr>
                      <w:rStyle w:val="estilo41"/>
                    </w:rPr>
                    <w:t xml:space="preserve">Elijo la partición del </w:t>
                  </w:r>
                  <w:proofErr w:type="spellStart"/>
                  <w:r>
                    <w:rPr>
                      <w:rStyle w:val="estilo41"/>
                    </w:rPr>
                    <w:t>d.duro</w:t>
                  </w:r>
                  <w:proofErr w:type="spellEnd"/>
                  <w:r>
                    <w:rPr>
                      <w:rStyle w:val="estilo41"/>
                    </w:rPr>
                    <w:t xml:space="preserve"> donde la crearé</w:t>
                  </w:r>
                  <w:r>
                    <w:t xml:space="preserve">; yo voy a dar por hecho que todos tenemos particionado el disco como vimos en un tema anterior, y crearé la carpeta en D:, para </w:t>
                  </w:r>
                  <w:r>
                    <w:lastRenderedPageBreak/>
                    <w:t xml:space="preserve">ello pues ya </w:t>
                  </w:r>
                  <w:proofErr w:type="spellStart"/>
                  <w:r>
                    <w:t>sabeis</w:t>
                  </w:r>
                  <w:proofErr w:type="spellEnd"/>
                  <w:r>
                    <w:t>: os vais a la izquierda de las dos partes del Explorador, abrís "</w:t>
                  </w:r>
                  <w:proofErr w:type="spellStart"/>
                  <w:r>
                    <w:t>MiPC</w:t>
                  </w:r>
                  <w:proofErr w:type="spellEnd"/>
                  <w:r>
                    <w:t xml:space="preserve">" picando en el signo + que está a su izquierda y os </w:t>
                  </w:r>
                  <w:proofErr w:type="spellStart"/>
                  <w:r>
                    <w:t>colocais</w:t>
                  </w:r>
                  <w:proofErr w:type="spellEnd"/>
                  <w:r>
                    <w:t xml:space="preserve"> con el puntero del ratón sobre "Archivos (D:)" y </w:t>
                  </w:r>
                  <w:proofErr w:type="spellStart"/>
                  <w:r>
                    <w:t>picais</w:t>
                  </w:r>
                  <w:proofErr w:type="spellEnd"/>
                  <w:r>
                    <w:t xml:space="preserve"> una vez con botón izquierdo.-(Sino tuvieseis dicha partición, pues </w:t>
                  </w:r>
                  <w:proofErr w:type="spellStart"/>
                  <w:r>
                    <w:t>haceis</w:t>
                  </w:r>
                  <w:proofErr w:type="spellEnd"/>
                  <w:r>
                    <w:t xml:space="preserve"> lo mismo pero </w:t>
                  </w:r>
                  <w:proofErr w:type="spellStart"/>
                  <w:r>
                    <w:t>sebre</w:t>
                  </w:r>
                  <w:proofErr w:type="spellEnd"/>
                  <w:r>
                    <w:t xml:space="preserve"> C: que sería la única que teníais).-Y ojo porque podría suceder que quien usa ese PC normalmente, por la causa que sea tuviese esa segunda partición, pero con el nombre de E: por ejemplo; esto </w:t>
                  </w:r>
                  <w:proofErr w:type="spellStart"/>
                  <w:r>
                    <w:t>teneis</w:t>
                  </w:r>
                  <w:proofErr w:type="spellEnd"/>
                  <w:r>
                    <w:t xml:space="preserve"> que investigarlo y averiguar desde el principio preguntándolo: "¿</w:t>
                  </w:r>
                  <w:proofErr w:type="spellStart"/>
                  <w:r>
                    <w:t>cual</w:t>
                  </w:r>
                  <w:proofErr w:type="spellEnd"/>
                  <w:r>
                    <w:t xml:space="preserve"> es la segunda partición donde yo pueda hacer mis prácticas?, </w:t>
                  </w:r>
                </w:p>
                <w:p w:rsidR="00014539" w:rsidRDefault="00014539" w:rsidP="00014539">
                  <w:pPr>
                    <w:pStyle w:val="estilo123"/>
                  </w:pPr>
                  <w:r>
                    <w:t xml:space="preserve">   3).- </w:t>
                  </w:r>
                  <w:r>
                    <w:rPr>
                      <w:rStyle w:val="estilo41"/>
                    </w:rPr>
                    <w:t>Ahora quiero abrir una carpeta</w:t>
                  </w:r>
                  <w:r>
                    <w:t xml:space="preserve"> para mí que le llamaré como dijimos "Mis cartas" y esto (como cualquier cosa en Windows) se puede hacer de diversas formas, sólo habrá que saber desenvolverse en él; veamos una de las formas:</w:t>
                  </w:r>
                  <w:r>
                    <w:br/>
                  </w:r>
                  <w:r>
                    <w:br/>
                    <w:t xml:space="preserve">   En la parte derecha de las dos en que está dividido el Explorador, picamos en cualquier parte que veamos libre pero </w:t>
                  </w:r>
                  <w:r>
                    <w:rPr>
                      <w:rStyle w:val="nfasis"/>
                      <w:b/>
                      <w:bCs/>
                    </w:rPr>
                    <w:t xml:space="preserve">¡ojo! con el botón derecho del ratón </w:t>
                  </w:r>
                  <w:r>
                    <w:t>   para que nos salga el siguiente menú:</w:t>
                  </w:r>
                  <w:r>
                    <w:br/>
                    <w:t>     </w:t>
                  </w:r>
                  <w:r>
                    <w:rPr>
                      <w:rFonts w:ascii="Verdana" w:hAnsi="Verdana"/>
                      <w:noProof/>
                      <w:sz w:val="18"/>
                      <w:szCs w:val="18"/>
                    </w:rPr>
                    <w:drawing>
                      <wp:inline distT="0" distB="0" distL="0" distR="0">
                        <wp:extent cx="1990725" cy="2228850"/>
                        <wp:effectExtent l="19050" t="0" r="9525" b="0"/>
                        <wp:docPr id="447" name="Imagen 447" descr="http://www.deseoaprender.com/LeccInfBasica/InfBasicaLecc12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ww.deseoaprender.com/LeccInfBasica/InfBasicaLecc12_clip_image005.jpg"/>
                                <pic:cNvPicPr>
                                  <a:picLocks noChangeAspect="1" noChangeArrowheads="1"/>
                                </pic:cNvPicPr>
                              </pic:nvPicPr>
                              <pic:blipFill>
                                <a:blip r:embed="rId171"/>
                                <a:srcRect/>
                                <a:stretch>
                                  <a:fillRect/>
                                </a:stretch>
                              </pic:blipFill>
                              <pic:spPr bwMode="auto">
                                <a:xfrm>
                                  <a:off x="0" y="0"/>
                                  <a:ext cx="1990725" cy="2228850"/>
                                </a:xfrm>
                                <a:prstGeom prst="rect">
                                  <a:avLst/>
                                </a:prstGeom>
                                <a:noFill/>
                                <a:ln w="9525">
                                  <a:noFill/>
                                  <a:miter lim="800000"/>
                                  <a:headEnd/>
                                  <a:tailEnd/>
                                </a:ln>
                              </pic:spPr>
                            </pic:pic>
                          </a:graphicData>
                        </a:graphic>
                      </wp:inline>
                    </w:drawing>
                  </w:r>
                  <w:r>
                    <w:br/>
                    <w:t xml:space="preserve">    Ahora debemos </w:t>
                  </w:r>
                  <w:r>
                    <w:rPr>
                      <w:rStyle w:val="estilo41"/>
                    </w:rPr>
                    <w:t>bajar el puntero del ratón (la flecha) poco a poco</w:t>
                  </w:r>
                  <w:r>
                    <w:t xml:space="preserve"> hasta colocarnos encima de "Nuevo" y como veis que tiene una cabeza de flecha negra a su derecha (esto ya lo vimos), al colocarnos encima sin picar ningún botón, veremos que a su vez aparece otro submenú:</w:t>
                  </w:r>
                </w:p>
                <w:p w:rsidR="00014539" w:rsidRDefault="00014539" w:rsidP="00014539">
                  <w:pPr>
                    <w:pStyle w:val="NormalWeb"/>
                    <w:rPr>
                      <w:rFonts w:ascii="Arial" w:hAnsi="Arial" w:cs="Arial"/>
                      <w:color w:val="000033"/>
                      <w:sz w:val="18"/>
                      <w:szCs w:val="18"/>
                    </w:rPr>
                  </w:pPr>
                  <w:r>
                    <w:rPr>
                      <w:rStyle w:val="estilo221"/>
                      <w:rFonts w:cs="Arial"/>
                    </w:rPr>
                    <w:lastRenderedPageBreak/>
                    <w:t>         </w:t>
                  </w:r>
                  <w:r>
                    <w:rPr>
                      <w:rFonts w:ascii="Verdana" w:hAnsi="Verdana" w:cs="Arial"/>
                      <w:noProof/>
                      <w:color w:val="000000"/>
                      <w:sz w:val="18"/>
                      <w:szCs w:val="18"/>
                    </w:rPr>
                    <w:drawing>
                      <wp:inline distT="0" distB="0" distL="0" distR="0">
                        <wp:extent cx="4610100" cy="3914775"/>
                        <wp:effectExtent l="19050" t="0" r="0" b="0"/>
                        <wp:docPr id="448" name="Imagen 448" descr="http://www.deseoaprender.com/LeccInfBasica/InfBasicaLecc12_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www.deseoaprender.com/LeccInfBasica/InfBasicaLecc12_clip_image007.jpg"/>
                                <pic:cNvPicPr>
                                  <a:picLocks noChangeAspect="1" noChangeArrowheads="1"/>
                                </pic:cNvPicPr>
                              </pic:nvPicPr>
                              <pic:blipFill>
                                <a:blip r:embed="rId172"/>
                                <a:srcRect/>
                                <a:stretch>
                                  <a:fillRect/>
                                </a:stretch>
                              </pic:blipFill>
                              <pic:spPr bwMode="auto">
                                <a:xfrm>
                                  <a:off x="0" y="0"/>
                                  <a:ext cx="4610100" cy="391477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Style w:val="estilo81"/>
                      <w:rFonts w:ascii="Arial" w:hAnsi="Arial" w:cs="Arial"/>
                      <w:sz w:val="18"/>
                      <w:szCs w:val="18"/>
                    </w:rPr>
                    <w:t>-</w: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2"/>
            <w:hideMark/>
          </w:tcPr>
          <w:p w:rsidR="00014539" w:rsidRDefault="00014539">
            <w:pPr>
              <w:jc w:val="right"/>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hideMark/>
          </w:tcPr>
          <w:tbl>
            <w:tblPr>
              <w:tblW w:w="5000" w:type="pct"/>
              <w:tblCellSpacing w:w="30" w:type="dxa"/>
              <w:tblCellMar>
                <w:left w:w="0" w:type="dxa"/>
                <w:right w:w="0" w:type="dxa"/>
              </w:tblCellMar>
              <w:tblLook w:val="04A0"/>
            </w:tblPr>
            <w:tblGrid>
              <w:gridCol w:w="5259"/>
            </w:tblGrid>
            <w:tr w:rsidR="00014539">
              <w:trPr>
                <w:tblCellSpacing w:w="30" w:type="dxa"/>
              </w:trPr>
              <w:tc>
                <w:tcPr>
                  <w:tcW w:w="0" w:type="auto"/>
                  <w:vAlign w:val="center"/>
                  <w:hideMark/>
                </w:tcPr>
                <w:p w:rsidR="00014539" w:rsidRDefault="00014539">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014539" w:rsidRDefault="00014539">
            <w:pPr>
              <w:rPr>
                <w:rFonts w:ascii="Arial" w:hAnsi="Arial" w:cs="Arial"/>
                <w:color w:val="000033"/>
                <w:sz w:val="18"/>
                <w:szCs w:val="18"/>
              </w:rPr>
            </w:pPr>
          </w:p>
        </w:tc>
        <w:tc>
          <w:tcPr>
            <w:tcW w:w="0" w:type="auto"/>
            <w:gridSpan w:val="2"/>
            <w:hideMark/>
          </w:tcPr>
          <w:tbl>
            <w:tblPr>
              <w:tblW w:w="5000" w:type="pct"/>
              <w:tblCellSpacing w:w="30" w:type="dxa"/>
              <w:tblCellMar>
                <w:left w:w="0" w:type="dxa"/>
                <w:right w:w="0" w:type="dxa"/>
              </w:tblCellMar>
              <w:tblLook w:val="04A0"/>
            </w:tblPr>
            <w:tblGrid>
              <w:gridCol w:w="3245"/>
            </w:tblGrid>
            <w:tr w:rsidR="00014539">
              <w:trPr>
                <w:tblCellSpacing w:w="30" w:type="dxa"/>
              </w:trPr>
              <w:tc>
                <w:tcPr>
                  <w:tcW w:w="0" w:type="auto"/>
                  <w:vAlign w:val="center"/>
                  <w:hideMark/>
                </w:tcPr>
                <w:p w:rsidR="00014539" w:rsidRDefault="00014539">
                  <w:pPr>
                    <w:pStyle w:val="estilo123"/>
                  </w:pPr>
                  <w:r>
                    <w:t xml:space="preserve">   Y aquí lo que tenemos que hacer ahora es girar la muñeca un poco a la derecha (sin picar ningún botón de momento) para que no se nos vaya este submenú y una vez dentro de él ir subiendo poco a poco el puntero del ratón hasta colocarnos arriba sobre la línea que pone "Carpeta", y ahora sí deberemos picar una vez con el botón izquierdo del ratón para que nos salga esto: </w:t>
                  </w:r>
                  <w:r>
                    <w:br/>
                  </w:r>
                  <w:r>
                    <w:br/>
                    <w:t>       </w:t>
                  </w:r>
                  <w:r>
                    <w:rPr>
                      <w:noProof/>
                    </w:rPr>
                    <w:drawing>
                      <wp:inline distT="0" distB="0" distL="0" distR="0">
                        <wp:extent cx="1190625" cy="381000"/>
                        <wp:effectExtent l="19050" t="0" r="9525" b="0"/>
                        <wp:docPr id="452" name="Imagen 452" descr="http://www.deseoaprender.com/LeccInfBasica/InfBasicaLecc12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www.deseoaprender.com/LeccInfBasica/InfBasicaLecc12_clip_image008.jpg"/>
                                <pic:cNvPicPr>
                                  <a:picLocks noChangeAspect="1" noChangeArrowheads="1"/>
                                </pic:cNvPicPr>
                              </pic:nvPicPr>
                              <pic:blipFill>
                                <a:blip r:embed="rId173"/>
                                <a:srcRect/>
                                <a:stretch>
                                  <a:fillRect/>
                                </a:stretch>
                              </pic:blipFill>
                              <pic:spPr bwMode="auto">
                                <a:xfrm>
                                  <a:off x="0" y="0"/>
                                  <a:ext cx="1190625" cy="381000"/>
                                </a:xfrm>
                                <a:prstGeom prst="rect">
                                  <a:avLst/>
                                </a:prstGeom>
                                <a:noFill/>
                                <a:ln w="9525">
                                  <a:noFill/>
                                  <a:miter lim="800000"/>
                                  <a:headEnd/>
                                  <a:tailEnd/>
                                </a:ln>
                              </pic:spPr>
                            </pic:pic>
                          </a:graphicData>
                        </a:graphic>
                      </wp:inline>
                    </w:drawing>
                  </w:r>
                  <w:r>
                    <w:br/>
                    <w:t xml:space="preserve">   Como veis es lo que buscábamos; ya tenemos una carpeta creada que </w:t>
                  </w:r>
                  <w:proofErr w:type="spellStart"/>
                  <w:r>
                    <w:t>observais</w:t>
                  </w:r>
                  <w:proofErr w:type="spellEnd"/>
                  <w:r>
                    <w:t xml:space="preserve"> como Windows la llama de momento "</w:t>
                  </w:r>
                  <w:r>
                    <w:rPr>
                      <w:rStyle w:val="nfasis"/>
                    </w:rPr>
                    <w:t>Nueva carpeta</w:t>
                  </w:r>
                  <w:r>
                    <w:t xml:space="preserve">".-En este punto </w:t>
                  </w:r>
                  <w:proofErr w:type="spellStart"/>
                  <w:r>
                    <w:t>debeis</w:t>
                  </w:r>
                  <w:proofErr w:type="spellEnd"/>
                  <w:r>
                    <w:t xml:space="preserve"> teclear directamente el nombre que </w:t>
                  </w:r>
                  <w:proofErr w:type="spellStart"/>
                  <w:r>
                    <w:t>quereis</w:t>
                  </w:r>
                  <w:proofErr w:type="spellEnd"/>
                  <w:r>
                    <w:t xml:space="preserve"> darle a la carpeta, que habíamos quedado debe ser "</w:t>
                  </w:r>
                  <w:r>
                    <w:rPr>
                      <w:rStyle w:val="Textoennegrita"/>
                      <w:color w:val="666666"/>
                    </w:rPr>
                    <w:t>Mis cartas</w:t>
                  </w:r>
                  <w:r>
                    <w:t xml:space="preserve">" (aquí recordad donde estaba la tecla Mayúsculas para pulsarla y sin soltar dais a la "m", luego </w:t>
                  </w:r>
                  <w:proofErr w:type="spellStart"/>
                  <w:r>
                    <w:t>soltais</w:t>
                  </w:r>
                  <w:proofErr w:type="spellEnd"/>
                  <w:r>
                    <w:t xml:space="preserve"> y </w:t>
                  </w:r>
                  <w:proofErr w:type="spellStart"/>
                  <w:r>
                    <w:t>tecleais</w:t>
                  </w:r>
                  <w:proofErr w:type="spellEnd"/>
                  <w:r>
                    <w:t xml:space="preserve"> el resto) y una vez hecho esto simplemente </w:t>
                  </w:r>
                  <w:proofErr w:type="spellStart"/>
                  <w:r>
                    <w:lastRenderedPageBreak/>
                    <w:t>podeis</w:t>
                  </w:r>
                  <w:proofErr w:type="spellEnd"/>
                  <w:r>
                    <w:t xml:space="preserve"> picar con el ratón en cualquier parte libre de la ventana (o </w:t>
                  </w:r>
                  <w:proofErr w:type="spellStart"/>
                  <w:r>
                    <w:t>podeis</w:t>
                  </w:r>
                  <w:proofErr w:type="spellEnd"/>
                  <w:r>
                    <w:t xml:space="preserve"> dar a la tecla </w:t>
                  </w:r>
                  <w:proofErr w:type="spellStart"/>
                  <w:r>
                    <w:t>Intro</w:t>
                  </w:r>
                  <w:proofErr w:type="spellEnd"/>
                  <w:r>
                    <w:t xml:space="preserve"> del teclado...) y </w:t>
                  </w:r>
                  <w:proofErr w:type="spellStart"/>
                  <w:r>
                    <w:t>vereis</w:t>
                  </w:r>
                  <w:proofErr w:type="spellEnd"/>
                  <w:r>
                    <w:t xml:space="preserve"> como la carpeta queda creada.-Podría suceder que antes de teclear el nombre de la carpeta hubieses picado sin querer en algún sitio, con lo cual automáticamente te habría creado la carpeta pero con el nombre de "Nueva carpeta", con lo cual al ir tú a teclear "Mis cartas" no te lo tomase; no te preocupes porque todo consistiría en este caso en darle nuevo nombre ("</w:t>
                  </w:r>
                  <w:r>
                    <w:rPr>
                      <w:rStyle w:val="Textoennegrita"/>
                    </w:rPr>
                    <w:t>renombrar la carpeta</w:t>
                  </w:r>
                  <w:r>
                    <w:t xml:space="preserve">" en el argot informático) a la misma, lo que veremos seguidamente, en próximas </w:t>
                  </w:r>
                  <w:proofErr w:type="spellStart"/>
                  <w:r>
                    <w:t>lecciones</w:t>
                  </w:r>
                  <w:proofErr w:type="spellEnd"/>
                  <w:r>
                    <w:t xml:space="preserve"> de este curso de Informática. </w:t>
                  </w:r>
                </w:p>
              </w:tc>
            </w:tr>
          </w:tbl>
          <w:p w:rsidR="00014539" w:rsidRDefault="00014539">
            <w:pPr>
              <w:rPr>
                <w:rFonts w:ascii="Arial" w:hAnsi="Arial" w:cs="Arial"/>
                <w:color w:val="000033"/>
                <w:sz w:val="18"/>
                <w:szCs w:val="18"/>
              </w:rPr>
            </w:pPr>
          </w:p>
        </w:tc>
      </w:tr>
      <w:tr w:rsidR="00014539">
        <w:trPr>
          <w:tblCellSpacing w:w="0" w:type="dxa"/>
        </w:trPr>
        <w:tc>
          <w:tcPr>
            <w:tcW w:w="0" w:type="auto"/>
            <w:hideMark/>
          </w:tcPr>
          <w:p w:rsidR="00014539" w:rsidRDefault="00014539">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2"/>
            <w:hideMark/>
          </w:tcPr>
          <w:p w:rsidR="00014539" w:rsidRDefault="00014539">
            <w:pPr>
              <w:rPr>
                <w:rFonts w:ascii="Arial" w:hAnsi="Arial" w:cs="Arial"/>
                <w:color w:val="000033"/>
                <w:sz w:val="18"/>
                <w:szCs w:val="18"/>
              </w:rPr>
            </w:pPr>
            <w:r>
              <w:rPr>
                <w:rFonts w:ascii="Arial" w:hAnsi="Arial" w:cs="Arial"/>
                <w:color w:val="000033"/>
                <w:sz w:val="18"/>
                <w:szCs w:val="18"/>
              </w:rPr>
              <w:t> </w:t>
            </w:r>
          </w:p>
        </w:tc>
      </w:tr>
      <w:tr w:rsid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014539">
              <w:trPr>
                <w:tblCellSpacing w:w="30" w:type="dxa"/>
              </w:trPr>
              <w:tc>
                <w:tcPr>
                  <w:tcW w:w="0" w:type="auto"/>
                  <w:vAlign w:val="center"/>
                  <w:hideMark/>
                </w:tcPr>
                <w:p w:rsidR="00014539" w:rsidRDefault="00014539" w:rsidP="00014539">
                  <w:pPr>
                    <w:rPr>
                      <w:rFonts w:ascii="Arial" w:hAnsi="Arial" w:cs="Arial"/>
                      <w:color w:val="000033"/>
                      <w:sz w:val="18"/>
                      <w:szCs w:val="18"/>
                    </w:rPr>
                  </w:pPr>
                  <w:r>
                    <w:rPr>
                      <w:rStyle w:val="estilo1231"/>
                    </w:rPr>
                    <w:t xml:space="preserve">   Saludos amigos que seguís el curso, hasta la próxima: </w:t>
                  </w:r>
                  <w:proofErr w:type="spellStart"/>
                  <w:r>
                    <w:rPr>
                      <w:rStyle w:val="estilo1231"/>
                    </w:rPr>
                    <w:t>V.Salas</w:t>
                  </w:r>
                  <w:proofErr w:type="spellEnd"/>
                  <w:r>
                    <w:rPr>
                      <w:rFonts w:ascii="Arial" w:hAnsi="Arial" w:cs="Arial"/>
                      <w:color w:val="000033"/>
                      <w:sz w:val="18"/>
                      <w:szCs w:val="18"/>
                    </w:rPr>
                    <w:t xml:space="preserve">    Puedes </w:t>
                  </w:r>
                  <w:hyperlink r:id="rId174" w:tgtFrame="_blank" w:history="1">
                    <w:r>
                      <w:rPr>
                        <w:rStyle w:val="Hipervnculo"/>
                      </w:rPr>
                      <w:t>recomendar este curso a un amigo</w:t>
                    </w:r>
                  </w:hyperlink>
                  <w:r>
                    <w:rPr>
                      <w:rFonts w:ascii="Arial" w:hAnsi="Arial" w:cs="Arial"/>
                      <w:color w:val="000033"/>
                      <w:sz w:val="18"/>
                      <w:szCs w:val="18"/>
                    </w:rPr>
                    <w:t xml:space="preserve"> tuyo.</w:t>
                  </w:r>
                </w:p>
              </w:tc>
            </w:tr>
          </w:tbl>
          <w:p w:rsidR="00014539" w:rsidRDefault="00014539">
            <w:pPr>
              <w:rPr>
                <w:rFonts w:ascii="Arial" w:hAnsi="Arial" w:cs="Arial"/>
                <w:color w:val="000033"/>
                <w:sz w:val="18"/>
                <w:szCs w:val="18"/>
              </w:rPr>
            </w:pPr>
          </w:p>
        </w:tc>
      </w:tr>
      <w:tr w:rsidR="00014539" w:rsidRPr="00014539" w:rsidTr="00014539">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014539" w:rsidRPr="00014539">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014539" w:rsidRPr="00014539">
                    <w:trPr>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33"/>
                                  <w:sz w:val="18"/>
                                  <w:szCs w:val="18"/>
                                  <w:lang w:eastAsia="es-ES"/>
                                </w:rPr>
                              </w:pPr>
                              <w:r w:rsidRPr="00014539">
                                <w:rPr>
                                  <w:rFonts w:ascii="Arial" w:eastAsia="Times New Roman" w:hAnsi="Arial" w:cs="Arial"/>
                                  <w:color w:val="000000"/>
                                  <w:sz w:val="20"/>
                                  <w:lang w:eastAsia="es-ES"/>
                                </w:rPr>
                                <w:t xml:space="preserve">  De nuevo juntos para seguir avanzando por este bonito mundo de la Informática  al que queramos o no, tendremos que acabar uniéndonos porque es el futuro, sin duda alguna.-Y para eso estamos aquí, para que tú que has decidido embarcarte en la aventura progreses un poquito cada capítulo y al final del curso sientas que ha sido provechoso, de verdad que me alegraré por cada uno, y si un día recibo un e-mail en el futuro de alguno de mis alumnos diciéndome que gracias a este curso ya está haciendo pinitos en cosas mayores, pues la satisfacción me compensará del mucho trabajo que me están dando los temitas...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Venga, menos rollo y al tajo: hoy seguiremos con las </w:t>
                              </w:r>
                              <w:r w:rsidRPr="00014539">
                                <w:rPr>
                                  <w:rFonts w:ascii="Arial" w:eastAsia="Times New Roman" w:hAnsi="Arial" w:cs="Arial"/>
                                  <w:b/>
                                  <w:bCs/>
                                  <w:color w:val="666666"/>
                                  <w:sz w:val="20"/>
                                  <w:szCs w:val="20"/>
                                  <w:u w:val="single"/>
                                  <w:lang w:eastAsia="es-ES"/>
                                </w:rPr>
                                <w:t>carpetas y archivos</w:t>
                              </w:r>
                              <w:r w:rsidRPr="00014539">
                                <w:rPr>
                                  <w:rFonts w:ascii="Arial" w:eastAsia="Times New Roman" w:hAnsi="Arial" w:cs="Arial"/>
                                  <w:color w:val="000000"/>
                                  <w:sz w:val="20"/>
                                  <w:szCs w:val="20"/>
                                  <w:lang w:eastAsia="es-ES"/>
                                </w:rPr>
                                <w:t xml:space="preserve"> pero con cosas nuevas como por ejemplo el </w:t>
                              </w:r>
                              <w:r w:rsidRPr="00014539">
                                <w:rPr>
                                  <w:rFonts w:ascii="Arial" w:eastAsia="Times New Roman" w:hAnsi="Arial" w:cs="Arial"/>
                                  <w:b/>
                                  <w:bCs/>
                                  <w:i/>
                                  <w:iCs/>
                                  <w:color w:val="336699"/>
                                  <w:sz w:val="20"/>
                                  <w:szCs w:val="20"/>
                                  <w:lang w:eastAsia="es-ES"/>
                                </w:rPr>
                                <w:t xml:space="preserve">crear nuestro primer archivo y luego guardarlo en la carpeta que creamos al efecto </w:t>
                              </w:r>
                              <w:r w:rsidRPr="00014539">
                                <w:rPr>
                                  <w:rFonts w:ascii="Arial" w:eastAsia="Times New Roman" w:hAnsi="Arial" w:cs="Arial"/>
                                  <w:color w:val="000000"/>
                                  <w:sz w:val="20"/>
                                  <w:szCs w:val="20"/>
                                  <w:lang w:eastAsia="es-ES"/>
                                </w:rPr>
                                <w:t xml:space="preserve">.Este primer archivo </w:t>
                              </w:r>
                              <w:proofErr w:type="spellStart"/>
                              <w:r w:rsidRPr="00014539">
                                <w:rPr>
                                  <w:rFonts w:ascii="Arial" w:eastAsia="Times New Roman" w:hAnsi="Arial" w:cs="Arial"/>
                                  <w:color w:val="000000"/>
                                  <w:sz w:val="20"/>
                                  <w:szCs w:val="20"/>
                                  <w:lang w:eastAsia="es-ES"/>
                                </w:rPr>
                                <w:t>vá</w:t>
                              </w:r>
                              <w:proofErr w:type="spellEnd"/>
                              <w:r w:rsidRPr="00014539">
                                <w:rPr>
                                  <w:rFonts w:ascii="Arial" w:eastAsia="Times New Roman" w:hAnsi="Arial" w:cs="Arial"/>
                                  <w:color w:val="000000"/>
                                  <w:sz w:val="20"/>
                                  <w:szCs w:val="20"/>
                                  <w:lang w:eastAsia="es-ES"/>
                                </w:rPr>
                                <w:t xml:space="preserve"> a ser un documento sencillito con cuatro líneas, luego lo guardaremos dándole un nombre y por supuesto lo guardaremos en la tan repetida carpeta "Mis cartas".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Para crear un documento necesitaremos un programa especial que nos permita escribirlo, y el más conocido para ello es el llamado "Word" que es un procesador de textos muy utilizado, pero como podría suceder que no todo el mundo lo tenga instalado lo que haremos será usar el programa " </w:t>
                              </w:r>
                              <w:proofErr w:type="spellStart"/>
                              <w:r w:rsidRPr="00014539">
                                <w:rPr>
                                  <w:rFonts w:ascii="Arial" w:eastAsia="Times New Roman" w:hAnsi="Arial" w:cs="Arial"/>
                                  <w:b/>
                                  <w:bCs/>
                                  <w:i/>
                                  <w:iCs/>
                                  <w:color w:val="336699"/>
                                  <w:sz w:val="20"/>
                                  <w:szCs w:val="20"/>
                                  <w:lang w:eastAsia="es-ES"/>
                                </w:rPr>
                                <w:t>WordPad</w:t>
                              </w:r>
                              <w:proofErr w:type="spellEnd"/>
                              <w:r w:rsidRPr="00014539">
                                <w:rPr>
                                  <w:rFonts w:ascii="Arial" w:eastAsia="Times New Roman" w:hAnsi="Arial" w:cs="Arial"/>
                                  <w:b/>
                                  <w:bCs/>
                                  <w:i/>
                                  <w:iCs/>
                                  <w:color w:val="336699"/>
                                  <w:sz w:val="20"/>
                                  <w:szCs w:val="20"/>
                                  <w:lang w:eastAsia="es-ES"/>
                                </w:rPr>
                                <w:t xml:space="preserve"> </w:t>
                              </w:r>
                              <w:r w:rsidRPr="00014539">
                                <w:rPr>
                                  <w:rFonts w:ascii="Arial" w:eastAsia="Times New Roman" w:hAnsi="Arial" w:cs="Arial"/>
                                  <w:color w:val="000000"/>
                                  <w:sz w:val="20"/>
                                  <w:szCs w:val="20"/>
                                  <w:lang w:eastAsia="es-ES"/>
                                </w:rPr>
                                <w:t xml:space="preserve">" que viene </w:t>
                              </w:r>
                              <w:proofErr w:type="spellStart"/>
                              <w:r w:rsidRPr="00014539">
                                <w:rPr>
                                  <w:rFonts w:ascii="Arial" w:eastAsia="Times New Roman" w:hAnsi="Arial" w:cs="Arial"/>
                                  <w:color w:val="000000"/>
                                  <w:sz w:val="20"/>
                                  <w:szCs w:val="20"/>
                                  <w:lang w:eastAsia="es-ES"/>
                                </w:rPr>
                                <w:t>incluído</w:t>
                              </w:r>
                              <w:proofErr w:type="spellEnd"/>
                              <w:r w:rsidRPr="00014539">
                                <w:rPr>
                                  <w:rFonts w:ascii="Arial" w:eastAsia="Times New Roman" w:hAnsi="Arial" w:cs="Arial"/>
                                  <w:color w:val="000000"/>
                                  <w:sz w:val="20"/>
                                  <w:szCs w:val="20"/>
                                  <w:lang w:eastAsia="es-ES"/>
                                </w:rPr>
                                <w:t xml:space="preserve"> en el </w:t>
                              </w:r>
                              <w:r w:rsidRPr="00014539">
                                <w:rPr>
                                  <w:rFonts w:ascii="Arial" w:eastAsia="Times New Roman" w:hAnsi="Arial" w:cs="Arial"/>
                                  <w:b/>
                                  <w:bCs/>
                                  <w:color w:val="666666"/>
                                  <w:sz w:val="20"/>
                                  <w:szCs w:val="20"/>
                                  <w:u w:val="single"/>
                                  <w:lang w:eastAsia="es-ES"/>
                                </w:rPr>
                                <w:t>sistema operativo Windows</w:t>
                              </w:r>
                              <w:r w:rsidRPr="00014539">
                                <w:rPr>
                                  <w:rFonts w:ascii="Arial" w:eastAsia="Times New Roman" w:hAnsi="Arial" w:cs="Arial"/>
                                  <w:color w:val="000000"/>
                                  <w:sz w:val="20"/>
                                  <w:szCs w:val="20"/>
                                  <w:lang w:eastAsia="es-ES"/>
                                </w:rPr>
                                <w:t xml:space="preserve"> y por tanto si estará en todos los </w:t>
                              </w:r>
                              <w:proofErr w:type="spellStart"/>
                              <w:r w:rsidRPr="00014539">
                                <w:rPr>
                                  <w:rFonts w:ascii="Arial" w:eastAsia="Times New Roman" w:hAnsi="Arial" w:cs="Arial"/>
                                  <w:color w:val="000000"/>
                                  <w:sz w:val="20"/>
                                  <w:szCs w:val="20"/>
                                  <w:lang w:eastAsia="es-ES"/>
                                </w:rPr>
                                <w:t>PC's</w:t>
                              </w:r>
                              <w:proofErr w:type="spellEnd"/>
                              <w:r w:rsidRPr="00014539">
                                <w:rPr>
                                  <w:rFonts w:ascii="Arial" w:eastAsia="Times New Roman" w:hAnsi="Arial" w:cs="Arial"/>
                                  <w:color w:val="000000"/>
                                  <w:sz w:val="20"/>
                                  <w:szCs w:val="20"/>
                                  <w:lang w:eastAsia="es-ES"/>
                                </w:rPr>
                                <w:t>.</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c>
                      <w:tcPr>
                        <w:tcW w:w="2150" w:type="pct"/>
                        <w:hideMark/>
                      </w:tcPr>
                      <w:tbl>
                        <w:tblPr>
                          <w:tblW w:w="5000" w:type="pct"/>
                          <w:tblCellSpacing w:w="30" w:type="dxa"/>
                          <w:tblCellMar>
                            <w:left w:w="0" w:type="dxa"/>
                            <w:right w:w="0" w:type="dxa"/>
                          </w:tblCellMar>
                          <w:tblLook w:val="04A0"/>
                        </w:tblPr>
                        <w:tblGrid>
                          <w:gridCol w:w="3657"/>
                        </w:tblGrid>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24"/>
                                  <w:szCs w:val="24"/>
                                  <w:lang w:eastAsia="es-ES"/>
                                </w:rPr>
                                <w:pict/>
                              </w:r>
                              <w:r w:rsidRPr="00014539">
                                <w:rPr>
                                  <w:rFonts w:ascii="Arial" w:eastAsia="Times New Roman" w:hAnsi="Arial" w:cs="Arial"/>
                                  <w:color w:val="000033"/>
                                  <w:sz w:val="24"/>
                                  <w:szCs w:val="24"/>
                                  <w:lang w:eastAsia="es-ES"/>
                                </w:rPr>
                                <w:pict/>
                              </w:r>
                              <w:r w:rsidRPr="00014539">
                                <w:rPr>
                                  <w:rFonts w:ascii="Arial" w:eastAsia="Times New Roman" w:hAnsi="Arial" w:cs="Arial"/>
                                  <w:color w:val="000033"/>
                                  <w:sz w:val="24"/>
                                  <w:szCs w:val="24"/>
                                  <w:lang w:eastAsia="es-ES"/>
                                </w:rPr>
                                <w:pic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trPr>
                      <w:tblCellSpacing w:w="0" w:type="dxa"/>
                    </w:trPr>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lastRenderedPageBreak/>
                                <w:t>   </w:t>
                              </w:r>
                              <w:r w:rsidRPr="00014539">
                                <w:rPr>
                                  <w:rFonts w:ascii="Arial" w:eastAsia="Times New Roman" w:hAnsi="Arial" w:cs="Arial"/>
                                  <w:b/>
                                  <w:bCs/>
                                  <w:color w:val="336699"/>
                                  <w:sz w:val="20"/>
                                  <w:szCs w:val="20"/>
                                  <w:lang w:eastAsia="es-ES"/>
                                </w:rPr>
                                <w:t xml:space="preserve">Para </w:t>
                              </w:r>
                              <w:r w:rsidRPr="00014539">
                                <w:rPr>
                                  <w:rFonts w:ascii="Arial" w:eastAsia="Times New Roman" w:hAnsi="Arial" w:cs="Arial"/>
                                  <w:b/>
                                  <w:bCs/>
                                  <w:i/>
                                  <w:iCs/>
                                  <w:color w:val="336699"/>
                                  <w:sz w:val="20"/>
                                  <w:szCs w:val="20"/>
                                  <w:lang w:eastAsia="es-ES"/>
                                </w:rPr>
                                <w:t xml:space="preserve">arrancar el </w:t>
                              </w:r>
                              <w:proofErr w:type="spellStart"/>
                              <w:r w:rsidRPr="00014539">
                                <w:rPr>
                                  <w:rFonts w:ascii="Arial" w:eastAsia="Times New Roman" w:hAnsi="Arial" w:cs="Arial"/>
                                  <w:b/>
                                  <w:bCs/>
                                  <w:i/>
                                  <w:iCs/>
                                  <w:color w:val="336699"/>
                                  <w:sz w:val="20"/>
                                  <w:szCs w:val="20"/>
                                  <w:lang w:eastAsia="es-ES"/>
                                </w:rPr>
                                <w:t>WordPad</w:t>
                              </w:r>
                              <w:proofErr w:type="spellEnd"/>
                              <w:r w:rsidRPr="00014539">
                                <w:rPr>
                                  <w:rFonts w:ascii="Arial" w:eastAsia="Times New Roman" w:hAnsi="Arial" w:cs="Arial"/>
                                  <w:b/>
                                  <w:bCs/>
                                  <w:i/>
                                  <w:iCs/>
                                  <w:color w:val="336699"/>
                                  <w:sz w:val="20"/>
                                  <w:szCs w:val="20"/>
                                  <w:lang w:eastAsia="es-ES"/>
                                </w:rPr>
                                <w:t xml:space="preserve"> </w:t>
                              </w:r>
                              <w:r w:rsidRPr="00014539">
                                <w:rPr>
                                  <w:rFonts w:ascii="Arial" w:eastAsia="Times New Roman" w:hAnsi="Arial" w:cs="Arial"/>
                                  <w:color w:val="000000"/>
                                  <w:sz w:val="20"/>
                                  <w:szCs w:val="20"/>
                                  <w:lang w:eastAsia="es-ES"/>
                                </w:rPr>
                                <w:t xml:space="preserve">hacemos lo siguiente: Colocamos el puntero del ratón sobre el botón Inicio </w:t>
                              </w:r>
                              <w:r>
                                <w:rPr>
                                  <w:rFonts w:ascii="Arial" w:eastAsia="Times New Roman" w:hAnsi="Arial" w:cs="Arial"/>
                                  <w:noProof/>
                                  <w:color w:val="000000"/>
                                  <w:sz w:val="20"/>
                                  <w:szCs w:val="20"/>
                                  <w:lang w:eastAsia="es-ES"/>
                                </w:rPr>
                                <w:drawing>
                                  <wp:inline distT="0" distB="0" distL="0" distR="0">
                                    <wp:extent cx="685800" cy="266700"/>
                                    <wp:effectExtent l="19050" t="0" r="0" b="0"/>
                                    <wp:docPr id="474" name="Imagen 474" descr="http://www.deseoaprender.com/InfBasicLecc14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deseoaprender.com/InfBasicLecc14_clip_image001.jpg"/>
                                            <pic:cNvPicPr>
                                              <a:picLocks noChangeAspect="1" noChangeArrowheads="1"/>
                                            </pic:cNvPicPr>
                                          </pic:nvPicPr>
                                          <pic:blipFill>
                                            <a:blip r:embed="rId175"/>
                                            <a:srcRect/>
                                            <a:stretch>
                                              <a:fillRect/>
                                            </a:stretch>
                                          </pic:blipFill>
                                          <pic:spPr bwMode="auto">
                                            <a:xfrm>
                                              <a:off x="0" y="0"/>
                                              <a:ext cx="685800" cy="26670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que </w:t>
                              </w:r>
                              <w:proofErr w:type="spellStart"/>
                              <w:r w:rsidRPr="00014539">
                                <w:rPr>
                                  <w:rFonts w:ascii="Arial" w:eastAsia="Times New Roman" w:hAnsi="Arial" w:cs="Arial"/>
                                  <w:color w:val="000000"/>
                                  <w:sz w:val="20"/>
                                  <w:szCs w:val="20"/>
                                  <w:lang w:eastAsia="es-ES"/>
                                </w:rPr>
                                <w:t>recordais</w:t>
                              </w:r>
                              <w:proofErr w:type="spellEnd"/>
                              <w:r w:rsidRPr="00014539">
                                <w:rPr>
                                  <w:rFonts w:ascii="Arial" w:eastAsia="Times New Roman" w:hAnsi="Arial" w:cs="Arial"/>
                                  <w:color w:val="000000"/>
                                  <w:sz w:val="20"/>
                                  <w:szCs w:val="20"/>
                                  <w:lang w:eastAsia="es-ES"/>
                                </w:rPr>
                                <w:t xml:space="preserve"> está en la esquina inferior izquierda del Escritorio, y picamos una vez con el botón izquierdo del ratón, para que nos salga:</w:t>
                              </w:r>
                            </w:p>
                          </w:tc>
                        </w:tr>
                        <w:tr w:rsidR="00014539" w:rsidRPr="00014539">
                          <w:trPr>
                            <w:tblCellSpacing w:w="30" w:type="dxa"/>
                          </w:trPr>
                          <w:tc>
                            <w:tcPr>
                              <w:tcW w:w="0" w:type="auto"/>
                              <w:vAlign w:val="center"/>
                              <w:hideMark/>
                            </w:tcPr>
                            <w:p w:rsidR="00014539" w:rsidRPr="00014539" w:rsidRDefault="00014539" w:rsidP="00014539">
                              <w:pPr>
                                <w:spacing w:after="0" w:line="240" w:lineRule="auto"/>
                                <w:jc w:val="center"/>
                                <w:rPr>
                                  <w:rFonts w:ascii="Arial" w:eastAsia="Times New Roman" w:hAnsi="Arial" w:cs="Arial"/>
                                  <w:color w:val="000033"/>
                                  <w:sz w:val="18"/>
                                  <w:szCs w:val="18"/>
                                  <w:lang w:eastAsia="es-ES"/>
                                </w:rPr>
                              </w:pPr>
                              <w:r>
                                <w:rPr>
                                  <w:rFonts w:ascii="Verdana" w:eastAsia="Times New Roman" w:hAnsi="Verdana" w:cs="Arial"/>
                                  <w:noProof/>
                                  <w:color w:val="000033"/>
                                  <w:sz w:val="18"/>
                                  <w:szCs w:val="18"/>
                                  <w:lang w:eastAsia="es-ES"/>
                                </w:rPr>
                                <w:drawing>
                                  <wp:inline distT="0" distB="0" distL="0" distR="0">
                                    <wp:extent cx="2914650" cy="3857625"/>
                                    <wp:effectExtent l="19050" t="0" r="0" b="0"/>
                                    <wp:docPr id="475" name="Imagen 475" descr="http://www.deseoaprender.com/InfBasicLecc14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deseoaprender.com/InfBasicLecc14_clip_image002.jpg"/>
                                            <pic:cNvPicPr>
                                              <a:picLocks noChangeAspect="1" noChangeArrowheads="1"/>
                                            </pic:cNvPicPr>
                                          </pic:nvPicPr>
                                          <pic:blipFill>
                                            <a:blip r:embed="rId176"/>
                                            <a:srcRect/>
                                            <a:stretch>
                                              <a:fillRect/>
                                            </a:stretch>
                                          </pic:blipFill>
                                          <pic:spPr bwMode="auto">
                                            <a:xfrm>
                                              <a:off x="0" y="0"/>
                                              <a:ext cx="2914650" cy="3857625"/>
                                            </a:xfrm>
                                            <a:prstGeom prst="rect">
                                              <a:avLst/>
                                            </a:prstGeom>
                                            <a:noFill/>
                                            <a:ln w="9525">
                                              <a:noFill/>
                                              <a:miter lim="800000"/>
                                              <a:headEnd/>
                                              <a:tailEnd/>
                                            </a:ln>
                                          </pic:spPr>
                                        </pic:pic>
                                      </a:graphicData>
                                    </a:graphic>
                                  </wp:inline>
                                </w:drawing>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rsidTr="00014539">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lastRenderedPageBreak/>
                    <w:t xml:space="preserve">   Seguidamente subimos el puntero hasta colocarlo sobre la </w:t>
                  </w:r>
                  <w:proofErr w:type="spellStart"/>
                  <w:r w:rsidRPr="00014539">
                    <w:rPr>
                      <w:rFonts w:ascii="Arial" w:eastAsia="Times New Roman" w:hAnsi="Arial" w:cs="Arial"/>
                      <w:color w:val="000000"/>
                      <w:sz w:val="20"/>
                      <w:szCs w:val="20"/>
                      <w:lang w:eastAsia="es-ES"/>
                    </w:rPr>
                    <w:t>linea</w:t>
                  </w:r>
                  <w:proofErr w:type="spellEnd"/>
                  <w:r w:rsidRPr="00014539">
                    <w:rPr>
                      <w:rFonts w:ascii="Arial" w:eastAsia="Times New Roman" w:hAnsi="Arial" w:cs="Arial"/>
                      <w:color w:val="000000"/>
                      <w:sz w:val="20"/>
                      <w:szCs w:val="20"/>
                      <w:lang w:eastAsia="es-ES"/>
                    </w:rPr>
                    <w:t xml:space="preserve"> que pone "Programas" la cual como veis tiene la punta de una flecha negra a su derecha (recordad también que cuando una línea tiene a su derecha este símbolo quiere decir que simplemente con colocarnos encima desplegará otro menú, sin necesidad de picar con el ratón), así:</w:t>
                  </w:r>
                </w:p>
                <w:p w:rsidR="00014539" w:rsidRPr="00014539" w:rsidRDefault="00014539" w:rsidP="00014539">
                  <w:pPr>
                    <w:spacing w:before="100" w:beforeAutospacing="1" w:after="100" w:afterAutospacing="1" w:line="240" w:lineRule="auto"/>
                    <w:rPr>
                      <w:rFonts w:ascii="Arial" w:eastAsia="Times New Roman" w:hAnsi="Arial" w:cs="Arial"/>
                      <w:color w:val="000033"/>
                      <w:sz w:val="18"/>
                      <w:szCs w:val="18"/>
                      <w:lang w:eastAsia="es-ES"/>
                    </w:rPr>
                  </w:pPr>
                  <w:r w:rsidRPr="00014539">
                    <w:rPr>
                      <w:rFonts w:ascii="Verdana" w:eastAsia="Times New Roman" w:hAnsi="Verdana" w:cs="Arial"/>
                      <w:color w:val="000000"/>
                      <w:sz w:val="18"/>
                      <w:lang w:eastAsia="es-ES"/>
                    </w:rPr>
                    <w:lastRenderedPageBreak/>
                    <w:t>  </w:t>
                  </w:r>
                  <w:r>
                    <w:rPr>
                      <w:rFonts w:ascii="Verdana" w:eastAsia="Times New Roman" w:hAnsi="Verdana" w:cs="Arial"/>
                      <w:noProof/>
                      <w:color w:val="000000"/>
                      <w:sz w:val="18"/>
                      <w:szCs w:val="18"/>
                      <w:lang w:eastAsia="es-ES"/>
                    </w:rPr>
                    <w:drawing>
                      <wp:inline distT="0" distB="0" distL="0" distR="0">
                        <wp:extent cx="4591050" cy="4591050"/>
                        <wp:effectExtent l="19050" t="0" r="0" b="0"/>
                        <wp:docPr id="476" name="Imagen 476" descr="http://www.deseoaprender.com/InfBasicLecc14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deseoaprender.com/InfBasicLecc14_clip_image003.jpg"/>
                                <pic:cNvPicPr>
                                  <a:picLocks noChangeAspect="1" noChangeArrowheads="1"/>
                                </pic:cNvPicPr>
                              </pic:nvPicPr>
                              <pic:blipFill>
                                <a:blip r:embed="rId177"/>
                                <a:srcRect/>
                                <a:stretch>
                                  <a:fillRect/>
                                </a:stretch>
                              </pic:blipFill>
                              <pic:spPr bwMode="auto">
                                <a:xfrm>
                                  <a:off x="0" y="0"/>
                                  <a:ext cx="4591050" cy="4591050"/>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33"/>
                      <w:sz w:val="18"/>
                      <w:szCs w:val="18"/>
                      <w:lang w:eastAsia="es-ES"/>
                    </w:rPr>
                  </w:pPr>
                  <w:r w:rsidRPr="00014539">
                    <w:rPr>
                      <w:rFonts w:ascii="Arial" w:eastAsia="Times New Roman" w:hAnsi="Arial" w:cs="Arial"/>
                      <w:color w:val="000000"/>
                      <w:sz w:val="20"/>
                      <w:lang w:eastAsia="es-ES"/>
                    </w:rPr>
                    <w:t>   Con esta operación se nos muestra un menú donde aparecerán todos los programas que tenemos cargados en Windows, pues bien, veis que arriba del todo aparece un apartado que pone "</w:t>
                  </w:r>
                  <w:r w:rsidRPr="00014539">
                    <w:rPr>
                      <w:rFonts w:ascii="Arial" w:eastAsia="Times New Roman" w:hAnsi="Arial" w:cs="Arial"/>
                      <w:b/>
                      <w:bCs/>
                      <w:color w:val="336699"/>
                      <w:sz w:val="20"/>
                      <w:lang w:eastAsia="es-ES"/>
                    </w:rPr>
                    <w:t>Accesorios</w:t>
                  </w:r>
                  <w:r w:rsidRPr="00014539">
                    <w:rPr>
                      <w:rFonts w:ascii="Arial" w:eastAsia="Times New Roman" w:hAnsi="Arial" w:cs="Arial"/>
                      <w:color w:val="000000"/>
                      <w:sz w:val="20"/>
                      <w:lang w:eastAsia="es-ES"/>
                    </w:rPr>
                    <w:t xml:space="preserve">" y que tiene a su derecha la punta de flecha negra, así que ya </w:t>
                  </w:r>
                  <w:proofErr w:type="spellStart"/>
                  <w:r w:rsidRPr="00014539">
                    <w:rPr>
                      <w:rFonts w:ascii="Arial" w:eastAsia="Times New Roman" w:hAnsi="Arial" w:cs="Arial"/>
                      <w:color w:val="000000"/>
                      <w:sz w:val="20"/>
                      <w:lang w:eastAsia="es-ES"/>
                    </w:rPr>
                    <w:t>habreis</w:t>
                  </w:r>
                  <w:proofErr w:type="spellEnd"/>
                  <w:r w:rsidRPr="00014539">
                    <w:rPr>
                      <w:rFonts w:ascii="Arial" w:eastAsia="Times New Roman" w:hAnsi="Arial" w:cs="Arial"/>
                      <w:color w:val="000000"/>
                      <w:sz w:val="20"/>
                      <w:lang w:eastAsia="es-ES"/>
                    </w:rPr>
                    <w:t xml:space="preserve"> deducido que tenemos que desplazar el puntero de nuestro ratón hasta dicha línea y colocarlo encima, con lo que nos aparecerá algo similar a esto:</w:t>
                  </w:r>
                  <w:r w:rsidRPr="00014539">
                    <w:rPr>
                      <w:rFonts w:ascii="Arial" w:eastAsia="Times New Roman" w:hAnsi="Arial" w:cs="Arial"/>
                      <w:color w:val="000033"/>
                      <w:sz w:val="18"/>
                      <w:szCs w:val="18"/>
                      <w:lang w:eastAsia="es-ES"/>
                    </w:rPr>
                    <w:br/>
                  </w:r>
                  <w:r w:rsidRPr="00014539">
                    <w:rPr>
                      <w:rFonts w:ascii="Arial" w:eastAsia="Times New Roman" w:hAnsi="Arial" w:cs="Arial"/>
                      <w:color w:val="000033"/>
                      <w:sz w:val="18"/>
                      <w:szCs w:val="18"/>
                      <w:lang w:eastAsia="es-ES"/>
                    </w:rPr>
                    <w:br/>
                  </w:r>
                  <w:r w:rsidRPr="00014539">
                    <w:rPr>
                      <w:rFonts w:ascii="Arial" w:eastAsia="Times New Roman" w:hAnsi="Arial" w:cs="Arial"/>
                      <w:color w:val="000033"/>
                      <w:sz w:val="18"/>
                      <w:szCs w:val="18"/>
                      <w:lang w:eastAsia="es-ES"/>
                    </w:rPr>
                    <w:lastRenderedPageBreak/>
                    <w:t>    </w:t>
                  </w:r>
                  <w:r w:rsidRPr="00014539">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3952875" cy="3486150"/>
                        <wp:effectExtent l="19050" t="0" r="9525" b="0"/>
                        <wp:docPr id="477" name="Imagen 477" descr="http://www.deseoaprender.com/InfBasicLecc14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deseoaprender.com/InfBasicLecc14_clip_image004.jpg"/>
                                <pic:cNvPicPr>
                                  <a:picLocks noChangeAspect="1" noChangeArrowheads="1"/>
                                </pic:cNvPicPr>
                              </pic:nvPicPr>
                              <pic:blipFill>
                                <a:blip r:embed="rId178"/>
                                <a:srcRect/>
                                <a:stretch>
                                  <a:fillRect/>
                                </a:stretch>
                              </pic:blipFill>
                              <pic:spPr bwMode="auto">
                                <a:xfrm>
                                  <a:off x="0" y="0"/>
                                  <a:ext cx="3952875" cy="3486150"/>
                                </a:xfrm>
                                <a:prstGeom prst="rect">
                                  <a:avLst/>
                                </a:prstGeom>
                                <a:noFill/>
                                <a:ln w="9525">
                                  <a:noFill/>
                                  <a:miter lim="800000"/>
                                  <a:headEnd/>
                                  <a:tailEnd/>
                                </a:ln>
                              </pic:spPr>
                            </pic:pic>
                          </a:graphicData>
                        </a:graphic>
                      </wp:inline>
                    </w:drawing>
                  </w:r>
                </w:p>
              </w:tc>
            </w:tr>
            <w:tr w:rsidR="00014539" w:rsidRPr="00014539">
              <w:trPr>
                <w:tblCellSpacing w:w="30" w:type="dxa"/>
              </w:trPr>
              <w:tc>
                <w:tcPr>
                  <w:tcW w:w="0" w:type="auto"/>
                  <w:vAlign w:val="center"/>
                  <w:hideMark/>
                </w:tcPr>
                <w:p w:rsidR="00014539" w:rsidRPr="00014539" w:rsidRDefault="00014539" w:rsidP="00014539">
                  <w:pPr>
                    <w:spacing w:before="100" w:beforeAutospacing="1" w:after="240" w:line="240" w:lineRule="auto"/>
                    <w:rPr>
                      <w:rFonts w:ascii="Arial" w:eastAsia="Times New Roman" w:hAnsi="Arial" w:cs="Arial"/>
                      <w:color w:val="000033"/>
                      <w:sz w:val="18"/>
                      <w:szCs w:val="18"/>
                      <w:lang w:eastAsia="es-ES"/>
                    </w:rPr>
                  </w:pPr>
                  <w:r w:rsidRPr="00014539">
                    <w:rPr>
                      <w:rFonts w:ascii="Arial" w:eastAsia="Times New Roman" w:hAnsi="Arial" w:cs="Arial"/>
                      <w:color w:val="000000"/>
                      <w:sz w:val="20"/>
                      <w:lang w:eastAsia="es-ES"/>
                    </w:rPr>
                    <w:lastRenderedPageBreak/>
                    <w:t>    Deberemos buscar el apartado que ponga "</w:t>
                  </w:r>
                  <w:proofErr w:type="spellStart"/>
                  <w:r w:rsidRPr="00014539">
                    <w:rPr>
                      <w:rFonts w:ascii="Arial" w:eastAsia="Times New Roman" w:hAnsi="Arial" w:cs="Arial"/>
                      <w:color w:val="000000"/>
                      <w:sz w:val="20"/>
                      <w:lang w:eastAsia="es-ES"/>
                    </w:rPr>
                    <w:t>WordPad</w:t>
                  </w:r>
                  <w:proofErr w:type="spellEnd"/>
                  <w:r w:rsidRPr="00014539">
                    <w:rPr>
                      <w:rFonts w:ascii="Arial" w:eastAsia="Times New Roman" w:hAnsi="Arial" w:cs="Arial"/>
                      <w:color w:val="000000"/>
                      <w:sz w:val="20"/>
                      <w:lang w:eastAsia="es-ES"/>
                    </w:rPr>
                    <w:t>" que en mi caso como veis está al final; así que traslado el puntero hasta dicha línea y esta vez ( veis que no existe la punta de flecha negra ) sí que tenemos que picar una vez con el botón izquierdo del ratón, y nos deberá aparecer esto:</w:t>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r>
                  <w:r w:rsidRPr="00014539">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4876800" cy="3476625"/>
                        <wp:effectExtent l="19050" t="0" r="0" b="0"/>
                        <wp:docPr id="478" name="Imagen 478" descr="http://www.deseoaprender.com/InfBasicLecc14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deseoaprender.com/InfBasicLecc14_clip_image006.jpg"/>
                                <pic:cNvPicPr>
                                  <a:picLocks noChangeAspect="1" noChangeArrowheads="1"/>
                                </pic:cNvPicPr>
                              </pic:nvPicPr>
                              <pic:blipFill>
                                <a:blip r:embed="rId179"/>
                                <a:srcRect/>
                                <a:stretch>
                                  <a:fillRect/>
                                </a:stretch>
                              </pic:blipFill>
                              <pic:spPr bwMode="auto">
                                <a:xfrm>
                                  <a:off x="0" y="0"/>
                                  <a:ext cx="4876800" cy="3476625"/>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Es el programa donde deberemos escribir nuestro primer documento, pues veis que dentro de él aparece un cursor parpadeando, así que proceded a escribir lo siguiente: "Este es mi primer archivo que consiste en un documento y que guardaré en la carpeta </w:t>
                  </w:r>
                  <w:proofErr w:type="spellStart"/>
                  <w:r w:rsidRPr="00014539">
                    <w:rPr>
                      <w:rFonts w:ascii="Arial" w:eastAsia="Times New Roman" w:hAnsi="Arial" w:cs="Arial"/>
                      <w:color w:val="000000"/>
                      <w:sz w:val="20"/>
                      <w:szCs w:val="20"/>
                      <w:lang w:eastAsia="es-ES"/>
                    </w:rPr>
                    <w:t>MisCartas</w:t>
                  </w:r>
                  <w:proofErr w:type="spellEnd"/>
                  <w:r w:rsidRPr="00014539">
                    <w:rPr>
                      <w:rFonts w:ascii="Arial" w:eastAsia="Times New Roman" w:hAnsi="Arial" w:cs="Arial"/>
                      <w:color w:val="000000"/>
                      <w:sz w:val="20"/>
                      <w:szCs w:val="20"/>
                      <w:lang w:eastAsia="es-ES"/>
                    </w:rPr>
                    <w:t xml:space="preserve">." ¿le </w:t>
                  </w:r>
                  <w:proofErr w:type="spellStart"/>
                  <w:r w:rsidRPr="00014539">
                    <w:rPr>
                      <w:rFonts w:ascii="Arial" w:eastAsia="Times New Roman" w:hAnsi="Arial" w:cs="Arial"/>
                      <w:color w:val="000000"/>
                      <w:sz w:val="20"/>
                      <w:szCs w:val="20"/>
                      <w:lang w:eastAsia="es-ES"/>
                    </w:rPr>
                    <w:t>teneis</w:t>
                  </w:r>
                  <w:proofErr w:type="spellEnd"/>
                  <w:r w:rsidRPr="00014539">
                    <w:rPr>
                      <w:rFonts w:ascii="Arial" w:eastAsia="Times New Roman" w:hAnsi="Arial" w:cs="Arial"/>
                      <w:color w:val="000000"/>
                      <w:sz w:val="20"/>
                      <w:szCs w:val="20"/>
                      <w:lang w:eastAsia="es-ES"/>
                    </w:rPr>
                    <w:t xml:space="preserve">?, deberá aparecer así: </w:t>
                  </w:r>
                </w:p>
                <w:p w:rsidR="00014539" w:rsidRPr="00014539" w:rsidRDefault="00014539" w:rsidP="00014539">
                  <w:pPr>
                    <w:spacing w:before="100" w:beforeAutospacing="1" w:after="240" w:line="240" w:lineRule="auto"/>
                    <w:jc w:val="center"/>
                    <w:rPr>
                      <w:rFonts w:ascii="Verdana" w:eastAsia="Times New Roman" w:hAnsi="Verdana" w:cs="Arial"/>
                      <w:color w:val="000000"/>
                      <w:sz w:val="18"/>
                      <w:szCs w:val="18"/>
                      <w:lang w:eastAsia="es-ES"/>
                    </w:rPr>
                  </w:pPr>
                  <w:r>
                    <w:rPr>
                      <w:rFonts w:ascii="Verdana" w:eastAsia="Times New Roman" w:hAnsi="Verdana" w:cs="Arial"/>
                      <w:noProof/>
                      <w:color w:val="000000"/>
                      <w:sz w:val="18"/>
                      <w:szCs w:val="18"/>
                      <w:lang w:eastAsia="es-ES"/>
                    </w:rPr>
                    <w:lastRenderedPageBreak/>
                    <w:drawing>
                      <wp:inline distT="0" distB="0" distL="0" distR="0">
                        <wp:extent cx="4905375" cy="1362075"/>
                        <wp:effectExtent l="19050" t="0" r="9525" b="0"/>
                        <wp:docPr id="479" name="Imagen 479" descr="http://www.deseoaprender.com/InfBasicLecc14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deseoaprender.com/InfBasicLecc14_clip_image008.jpg"/>
                                <pic:cNvPicPr>
                                  <a:picLocks noChangeAspect="1" noChangeArrowheads="1"/>
                                </pic:cNvPicPr>
                              </pic:nvPicPr>
                              <pic:blipFill>
                                <a:blip r:embed="rId180"/>
                                <a:srcRect/>
                                <a:stretch>
                                  <a:fillRect/>
                                </a:stretch>
                              </pic:blipFill>
                              <pic:spPr bwMode="auto">
                                <a:xfrm>
                                  <a:off x="0" y="0"/>
                                  <a:ext cx="4905375" cy="1362075"/>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Con lo que está creado el texto, pero ahora viene la operación de guardarlo y además en el sitio adecuado que como venimos diciendo será en la carpeta que creamos "</w:t>
                  </w:r>
                  <w:proofErr w:type="spellStart"/>
                  <w:r w:rsidRPr="00014539">
                    <w:rPr>
                      <w:rFonts w:ascii="Arial" w:eastAsia="Times New Roman" w:hAnsi="Arial" w:cs="Arial"/>
                      <w:color w:val="000000"/>
                      <w:sz w:val="20"/>
                      <w:szCs w:val="20"/>
                      <w:lang w:eastAsia="es-ES"/>
                    </w:rPr>
                    <w:t>MisCartas</w:t>
                  </w:r>
                  <w:proofErr w:type="spellEnd"/>
                  <w:r w:rsidRPr="00014539">
                    <w:rPr>
                      <w:rFonts w:ascii="Arial" w:eastAsia="Times New Roman" w:hAnsi="Arial" w:cs="Arial"/>
                      <w:color w:val="000000"/>
                      <w:sz w:val="20"/>
                      <w:szCs w:val="20"/>
                      <w:lang w:eastAsia="es-ES"/>
                    </w:rPr>
                    <w:t>", así que para ello debemos trasladar el puntero del ratón hasta la parte superior izquierda y colocarlo sobre el apartado "</w:t>
                  </w:r>
                  <w:r w:rsidRPr="00014539">
                    <w:rPr>
                      <w:rFonts w:ascii="Arial" w:eastAsia="Times New Roman" w:hAnsi="Arial" w:cs="Arial"/>
                      <w:b/>
                      <w:bCs/>
                      <w:color w:val="336699"/>
                      <w:sz w:val="20"/>
                      <w:szCs w:val="20"/>
                      <w:lang w:eastAsia="es-ES"/>
                    </w:rPr>
                    <w:t>Archivo</w:t>
                  </w:r>
                  <w:r w:rsidRPr="00014539">
                    <w:rPr>
                      <w:rFonts w:ascii="Arial" w:eastAsia="Times New Roman" w:hAnsi="Arial" w:cs="Arial"/>
                      <w:color w:val="000000"/>
                      <w:sz w:val="20"/>
                      <w:szCs w:val="20"/>
                      <w:lang w:eastAsia="es-ES"/>
                    </w:rPr>
                    <w:t xml:space="preserve">": </w:t>
                  </w:r>
                </w:p>
                <w:p w:rsidR="00014539" w:rsidRPr="00014539" w:rsidRDefault="00014539" w:rsidP="00014539">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2038350" cy="1495425"/>
                        <wp:effectExtent l="19050" t="0" r="0" b="0"/>
                        <wp:docPr id="480" name="Imagen 480" descr="http://www.deseoaprender.com/InfBasicLecc14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deseoaprender.com/InfBasicLecc14_clip_image009.jpg"/>
                                <pic:cNvPicPr>
                                  <a:picLocks noChangeAspect="1" noChangeArrowheads="1"/>
                                </pic:cNvPicPr>
                              </pic:nvPicPr>
                              <pic:blipFill>
                                <a:blip r:embed="rId181"/>
                                <a:srcRect/>
                                <a:stretch>
                                  <a:fillRect/>
                                </a:stretch>
                              </pic:blipFill>
                              <pic:spPr bwMode="auto">
                                <a:xfrm>
                                  <a:off x="0" y="0"/>
                                  <a:ext cx="2038350" cy="1495425"/>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Como veis he marcado con una flecha (un poco mal hecha pero bueno) y una vez encima pues como siempre picamos una vez con botón izquierdo para que aparezca: </w:t>
                  </w:r>
                </w:p>
                <w:p w:rsidR="00014539" w:rsidRPr="00014539" w:rsidRDefault="00014539" w:rsidP="00014539">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1819275" cy="2276475"/>
                        <wp:effectExtent l="19050" t="0" r="9525" b="0"/>
                        <wp:docPr id="481" name="Imagen 481" descr="http://www.deseoaprender.com/InfBasicLecc14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deseoaprender.com/InfBasicLecc14_clip_image010.jpg"/>
                                <pic:cNvPicPr>
                                  <a:picLocks noChangeAspect="1" noChangeArrowheads="1"/>
                                </pic:cNvPicPr>
                              </pic:nvPicPr>
                              <pic:blipFill>
                                <a:blip r:embed="rId182"/>
                                <a:srcRect/>
                                <a:stretch>
                                  <a:fillRect/>
                                </a:stretch>
                              </pic:blipFill>
                              <pic:spPr bwMode="auto">
                                <a:xfrm>
                                  <a:off x="0" y="0"/>
                                  <a:ext cx="1819275" cy="2276475"/>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Donde tendremos que trasladar el puntero al apartado "</w:t>
                  </w:r>
                  <w:r w:rsidRPr="00014539">
                    <w:rPr>
                      <w:rFonts w:ascii="Arial" w:eastAsia="Times New Roman" w:hAnsi="Arial" w:cs="Arial"/>
                      <w:b/>
                      <w:bCs/>
                      <w:color w:val="336699"/>
                      <w:sz w:val="20"/>
                      <w:szCs w:val="20"/>
                      <w:lang w:eastAsia="es-ES"/>
                    </w:rPr>
                    <w:t>Guardar como...</w:t>
                  </w:r>
                  <w:r w:rsidRPr="00014539">
                    <w:rPr>
                      <w:rFonts w:ascii="Arial" w:eastAsia="Times New Roman" w:hAnsi="Arial" w:cs="Arial"/>
                      <w:color w:val="000000"/>
                      <w:sz w:val="20"/>
                      <w:szCs w:val="20"/>
                      <w:lang w:eastAsia="es-ES"/>
                    </w:rPr>
                    <w:t xml:space="preserve">" y picar una vez con el ratón, lo que hará que aparezca: </w:t>
                  </w:r>
                </w:p>
                <w:p w:rsidR="00014539" w:rsidRPr="00014539" w:rsidRDefault="00014539" w:rsidP="00014539">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lastRenderedPageBreak/>
                    <w:drawing>
                      <wp:inline distT="0" distB="0" distL="0" distR="0">
                        <wp:extent cx="4810125" cy="3810000"/>
                        <wp:effectExtent l="19050" t="0" r="9525" b="0"/>
                        <wp:docPr id="482" name="Imagen 482" descr="http://www.deseoaprender.com/InfBasicLecc14_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deseoaprender.com/InfBasicLecc14_clip_image011.jpg"/>
                                <pic:cNvPicPr>
                                  <a:picLocks noChangeAspect="1" noChangeArrowheads="1"/>
                                </pic:cNvPicPr>
                              </pic:nvPicPr>
                              <pic:blipFill>
                                <a:blip r:embed="rId183"/>
                                <a:srcRect/>
                                <a:stretch>
                                  <a:fillRect/>
                                </a:stretch>
                              </pic:blipFill>
                              <pic:spPr bwMode="auto">
                                <a:xfrm>
                                  <a:off x="0" y="0"/>
                                  <a:ext cx="4810125" cy="3810000"/>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xml:space="preserve">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Esto en principio os sonará a chino pero cuando </w:t>
                  </w:r>
                  <w:proofErr w:type="spellStart"/>
                  <w:r w:rsidRPr="00014539">
                    <w:rPr>
                      <w:rFonts w:ascii="Arial" w:eastAsia="Times New Roman" w:hAnsi="Arial" w:cs="Arial"/>
                      <w:color w:val="000000"/>
                      <w:sz w:val="20"/>
                      <w:szCs w:val="20"/>
                      <w:lang w:eastAsia="es-ES"/>
                    </w:rPr>
                    <w:t>hayais</w:t>
                  </w:r>
                  <w:proofErr w:type="spellEnd"/>
                  <w:r w:rsidRPr="00014539">
                    <w:rPr>
                      <w:rFonts w:ascii="Arial" w:eastAsia="Times New Roman" w:hAnsi="Arial" w:cs="Arial"/>
                      <w:color w:val="000000"/>
                      <w:sz w:val="20"/>
                      <w:szCs w:val="20"/>
                      <w:lang w:eastAsia="es-ES"/>
                    </w:rPr>
                    <w:t xml:space="preserve"> guardado muchos documentos os llegará a resultar muy familiar porque se usa bastante.-¿</w:t>
                  </w:r>
                  <w:proofErr w:type="spellStart"/>
                  <w:r w:rsidRPr="00014539">
                    <w:rPr>
                      <w:rFonts w:ascii="Arial" w:eastAsia="Times New Roman" w:hAnsi="Arial" w:cs="Arial"/>
                      <w:color w:val="000000"/>
                      <w:sz w:val="20"/>
                      <w:szCs w:val="20"/>
                      <w:lang w:eastAsia="es-ES"/>
                    </w:rPr>
                    <w:t>Que</w:t>
                  </w:r>
                  <w:proofErr w:type="spellEnd"/>
                  <w:r w:rsidRPr="00014539">
                    <w:rPr>
                      <w:rFonts w:ascii="Arial" w:eastAsia="Times New Roman" w:hAnsi="Arial" w:cs="Arial"/>
                      <w:color w:val="000000"/>
                      <w:sz w:val="20"/>
                      <w:szCs w:val="20"/>
                      <w:lang w:eastAsia="es-ES"/>
                    </w:rPr>
                    <w:t xml:space="preserve"> es esto? pues si </w:t>
                  </w:r>
                  <w:proofErr w:type="spellStart"/>
                  <w:r w:rsidRPr="00014539">
                    <w:rPr>
                      <w:rFonts w:ascii="Arial" w:eastAsia="Times New Roman" w:hAnsi="Arial" w:cs="Arial"/>
                      <w:color w:val="000000"/>
                      <w:sz w:val="20"/>
                      <w:szCs w:val="20"/>
                      <w:lang w:eastAsia="es-ES"/>
                    </w:rPr>
                    <w:t>pensais</w:t>
                  </w:r>
                  <w:proofErr w:type="spellEnd"/>
                  <w:r w:rsidRPr="00014539">
                    <w:rPr>
                      <w:rFonts w:ascii="Arial" w:eastAsia="Times New Roman" w:hAnsi="Arial" w:cs="Arial"/>
                      <w:color w:val="000000"/>
                      <w:sz w:val="20"/>
                      <w:szCs w:val="20"/>
                      <w:lang w:eastAsia="es-ES"/>
                    </w:rPr>
                    <w:t xml:space="preserve"> detenidamente </w:t>
                  </w:r>
                  <w:proofErr w:type="spellStart"/>
                  <w:r w:rsidRPr="00014539">
                    <w:rPr>
                      <w:rFonts w:ascii="Arial" w:eastAsia="Times New Roman" w:hAnsi="Arial" w:cs="Arial"/>
                      <w:color w:val="000000"/>
                      <w:sz w:val="20"/>
                      <w:szCs w:val="20"/>
                      <w:lang w:eastAsia="es-ES"/>
                    </w:rPr>
                    <w:t>vereis</w:t>
                  </w:r>
                  <w:proofErr w:type="spellEnd"/>
                  <w:r w:rsidRPr="00014539">
                    <w:rPr>
                      <w:rFonts w:ascii="Arial" w:eastAsia="Times New Roman" w:hAnsi="Arial" w:cs="Arial"/>
                      <w:color w:val="000000"/>
                      <w:sz w:val="20"/>
                      <w:szCs w:val="20"/>
                      <w:lang w:eastAsia="es-ES"/>
                    </w:rPr>
                    <w:t xml:space="preserve"> que no es más que la manera que ofrece Windows para llegar a la carpeta donde quieres </w:t>
                  </w:r>
                  <w:r w:rsidRPr="00014539">
                    <w:rPr>
                      <w:rFonts w:ascii="Arial" w:eastAsia="Times New Roman" w:hAnsi="Arial" w:cs="Arial"/>
                      <w:b/>
                      <w:bCs/>
                      <w:color w:val="336699"/>
                      <w:sz w:val="20"/>
                      <w:szCs w:val="20"/>
                      <w:lang w:eastAsia="es-ES"/>
                    </w:rPr>
                    <w:t>guardar el documento</w:t>
                  </w:r>
                  <w:r w:rsidRPr="00014539">
                    <w:rPr>
                      <w:rFonts w:ascii="Arial" w:eastAsia="Times New Roman" w:hAnsi="Arial" w:cs="Arial"/>
                      <w:color w:val="000000"/>
                      <w:sz w:val="20"/>
                      <w:szCs w:val="20"/>
                      <w:lang w:eastAsia="es-ES"/>
                    </w:rPr>
                    <w:t xml:space="preserve">, es como si te hubiese abierto el Explorador, porque inmediatamente te habrás dado cuenta que entre otras cosas aparece algo que nos debería sonar, y es el apartado "Mi PC" ¿os suena verdad?; pues ahora colocamos el puntero sobre dicho apartado y esta vez debemos hacer un doble </w:t>
                  </w:r>
                  <w:proofErr w:type="spellStart"/>
                  <w:r w:rsidRPr="00014539">
                    <w:rPr>
                      <w:rFonts w:ascii="Arial" w:eastAsia="Times New Roman" w:hAnsi="Arial" w:cs="Arial"/>
                      <w:color w:val="000000"/>
                      <w:sz w:val="20"/>
                      <w:szCs w:val="20"/>
                      <w:lang w:eastAsia="es-ES"/>
                    </w:rPr>
                    <w:t>click</w:t>
                  </w:r>
                  <w:proofErr w:type="spellEnd"/>
                  <w:r w:rsidRPr="00014539">
                    <w:rPr>
                      <w:rFonts w:ascii="Arial" w:eastAsia="Times New Roman" w:hAnsi="Arial" w:cs="Arial"/>
                      <w:color w:val="000000"/>
                      <w:sz w:val="20"/>
                      <w:szCs w:val="20"/>
                      <w:lang w:eastAsia="es-ES"/>
                    </w:rPr>
                    <w:t xml:space="preserve"> con el botón izquierdo del ratón para que inmediatamente aparezca: </w:t>
                  </w:r>
                </w:p>
                <w:p w:rsidR="00014539" w:rsidRPr="00014539" w:rsidRDefault="00014539" w:rsidP="00014539">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3057525" cy="2057400"/>
                        <wp:effectExtent l="19050" t="0" r="9525" b="0"/>
                        <wp:docPr id="483" name="Imagen 483" descr="http://www.deseoaprender.com/InfBasicLecc14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deseoaprender.com/InfBasicLecc14_clip_image012.jpg"/>
                                <pic:cNvPicPr>
                                  <a:picLocks noChangeAspect="1" noChangeArrowheads="1"/>
                                </pic:cNvPicPr>
                              </pic:nvPicPr>
                              <pic:blipFill>
                                <a:blip r:embed="rId184"/>
                                <a:srcRect/>
                                <a:stretch>
                                  <a:fillRect/>
                                </a:stretch>
                              </pic:blipFill>
                              <pic:spPr bwMode="auto">
                                <a:xfrm>
                                  <a:off x="0" y="0"/>
                                  <a:ext cx="3057525" cy="2057400"/>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t xml:space="preserve">   Ahora sí os sonará más aún porque veis como es una copia idéntica a cuando hablábamos del Explorador, es decir nos aparece la partición C: del disco duro, y además la partición D: (si es que la tenemos y se llama así, recordad); y recordad que nosotros habíamos creado la carpeta "Mis Cartas" dentro de D: así que fácilmente se deduce que allí debemos ir y para ello como siempre, trasladamos el puntero del ratón hasta colocarlo encima de D: y volvemos a hacer un doble </w:t>
                  </w:r>
                  <w:proofErr w:type="spellStart"/>
                  <w:r w:rsidRPr="00014539">
                    <w:rPr>
                      <w:rFonts w:ascii="Arial" w:eastAsia="Times New Roman" w:hAnsi="Arial" w:cs="Arial"/>
                      <w:color w:val="000000"/>
                      <w:sz w:val="20"/>
                      <w:szCs w:val="20"/>
                      <w:lang w:eastAsia="es-ES"/>
                    </w:rPr>
                    <w:t>click</w:t>
                  </w:r>
                  <w:proofErr w:type="spellEnd"/>
                  <w:r w:rsidRPr="00014539">
                    <w:rPr>
                      <w:rFonts w:ascii="Arial" w:eastAsia="Times New Roman" w:hAnsi="Arial" w:cs="Arial"/>
                      <w:color w:val="000000"/>
                      <w:sz w:val="20"/>
                      <w:szCs w:val="20"/>
                      <w:lang w:eastAsia="es-ES"/>
                    </w:rPr>
                    <w:t xml:space="preserve"> con botón izquierdo para que salga: </w:t>
                  </w:r>
                </w:p>
                <w:p w:rsidR="00014539" w:rsidRPr="00014539" w:rsidRDefault="00014539" w:rsidP="00014539">
                  <w:pPr>
                    <w:spacing w:before="100" w:beforeAutospacing="1" w:after="100" w:afterAutospacing="1" w:line="240" w:lineRule="auto"/>
                    <w:rPr>
                      <w:rFonts w:ascii="Arial" w:eastAsia="Times New Roman" w:hAnsi="Arial" w:cs="Arial"/>
                      <w:color w:val="000000"/>
                      <w:sz w:val="20"/>
                      <w:szCs w:val="20"/>
                      <w:lang w:eastAsia="es-ES"/>
                    </w:rPr>
                  </w:pPr>
                  <w:r w:rsidRPr="00014539">
                    <w:rPr>
                      <w:rFonts w:ascii="Arial" w:eastAsia="Times New Roman" w:hAnsi="Arial" w:cs="Arial"/>
                      <w:color w:val="000000"/>
                      <w:sz w:val="20"/>
                      <w:szCs w:val="20"/>
                      <w:lang w:eastAsia="es-ES"/>
                    </w:rPr>
                    <w:lastRenderedPageBreak/>
                    <w:t>      </w:t>
                  </w:r>
                  <w:r>
                    <w:rPr>
                      <w:rFonts w:ascii="Arial" w:eastAsia="Times New Roman" w:hAnsi="Arial" w:cs="Arial"/>
                      <w:noProof/>
                      <w:color w:val="000000"/>
                      <w:sz w:val="20"/>
                      <w:szCs w:val="20"/>
                      <w:lang w:eastAsia="es-ES"/>
                    </w:rPr>
                    <w:drawing>
                      <wp:inline distT="0" distB="0" distL="0" distR="0">
                        <wp:extent cx="2781300" cy="1743075"/>
                        <wp:effectExtent l="19050" t="0" r="0" b="0"/>
                        <wp:docPr id="484" name="Imagen 484" descr="http://www.deseoaprender.com/InfBasicLecc14_clip_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deseoaprender.com/InfBasicLecc14_clip_image013.jpg"/>
                                <pic:cNvPicPr>
                                  <a:picLocks noChangeAspect="1" noChangeArrowheads="1"/>
                                </pic:cNvPicPr>
                              </pic:nvPicPr>
                              <pic:blipFill>
                                <a:blip r:embed="rId185"/>
                                <a:srcRect/>
                                <a:stretch>
                                  <a:fillRect/>
                                </a:stretch>
                              </pic:blipFill>
                              <pic:spPr bwMode="auto">
                                <a:xfrm>
                                  <a:off x="0" y="0"/>
                                  <a:ext cx="2781300" cy="1743075"/>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t> </w:t>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t xml:space="preserve">   Ya solo queda colocar el puntero sobre la carpeta que buscábamos "Mis Cartas" y volver a hacer un doble </w:t>
                  </w:r>
                  <w:proofErr w:type="spellStart"/>
                  <w:r w:rsidRPr="00014539">
                    <w:rPr>
                      <w:rFonts w:ascii="Arial" w:eastAsia="Times New Roman" w:hAnsi="Arial" w:cs="Arial"/>
                      <w:color w:val="000000"/>
                      <w:sz w:val="20"/>
                      <w:szCs w:val="20"/>
                      <w:lang w:eastAsia="es-ES"/>
                    </w:rPr>
                    <w:t>click</w:t>
                  </w:r>
                  <w:proofErr w:type="spellEnd"/>
                  <w:r w:rsidRPr="00014539">
                    <w:rPr>
                      <w:rFonts w:ascii="Arial" w:eastAsia="Times New Roman" w:hAnsi="Arial" w:cs="Arial"/>
                      <w:color w:val="000000"/>
                      <w:sz w:val="20"/>
                      <w:szCs w:val="20"/>
                      <w:lang w:eastAsia="es-ES"/>
                    </w:rPr>
                    <w:t xml:space="preserve"> con botón izquierdo, para que veamos: </w:t>
                  </w:r>
                </w:p>
                <w:p w:rsidR="00014539" w:rsidRPr="00014539" w:rsidRDefault="00014539" w:rsidP="00014539">
                  <w:pPr>
                    <w:spacing w:before="100" w:beforeAutospacing="1" w:after="100" w:afterAutospacing="1" w:line="240" w:lineRule="auto"/>
                    <w:rPr>
                      <w:rFonts w:ascii="Verdana" w:eastAsia="Times New Roman" w:hAnsi="Verdana" w:cs="Arial"/>
                      <w:color w:val="000000"/>
                      <w:sz w:val="18"/>
                      <w:szCs w:val="18"/>
                      <w:lang w:eastAsia="es-ES"/>
                    </w:rPr>
                  </w:pPr>
                  <w:r w:rsidRPr="00014539">
                    <w:rPr>
                      <w:rFonts w:ascii="Verdana" w:eastAsia="Times New Roman" w:hAnsi="Verdana" w:cs="Arial"/>
                      <w:color w:val="000000"/>
                      <w:sz w:val="18"/>
                      <w:szCs w:val="18"/>
                      <w:lang w:eastAsia="es-ES"/>
                    </w:rPr>
                    <w:t> </w:t>
                  </w:r>
                </w:p>
                <w:p w:rsidR="00014539" w:rsidRPr="00014539" w:rsidRDefault="00014539" w:rsidP="00014539">
                  <w:pPr>
                    <w:spacing w:before="100" w:beforeAutospacing="1" w:after="100" w:afterAutospacing="1" w:line="240" w:lineRule="auto"/>
                    <w:rPr>
                      <w:rFonts w:ascii="Verdana" w:eastAsia="Times New Roman" w:hAnsi="Verdana" w:cs="Arial"/>
                      <w:color w:val="000000"/>
                      <w:sz w:val="18"/>
                      <w:szCs w:val="18"/>
                      <w:lang w:eastAsia="es-ES"/>
                    </w:rPr>
                  </w:pPr>
                  <w:r w:rsidRPr="00014539">
                    <w:rPr>
                      <w:rFonts w:ascii="Verdana" w:eastAsia="Times New Roman" w:hAnsi="Verdana" w:cs="Arial"/>
                      <w:color w:val="000000"/>
                      <w:sz w:val="18"/>
                      <w:szCs w:val="18"/>
                      <w:lang w:eastAsia="es-ES"/>
                    </w:rPr>
                    <w:t>          </w:t>
                  </w:r>
                  <w:r>
                    <w:rPr>
                      <w:rFonts w:ascii="Verdana" w:eastAsia="Times New Roman" w:hAnsi="Verdana" w:cs="Arial"/>
                      <w:noProof/>
                      <w:color w:val="000000"/>
                      <w:sz w:val="18"/>
                      <w:szCs w:val="18"/>
                      <w:lang w:eastAsia="es-ES"/>
                    </w:rPr>
                    <w:drawing>
                      <wp:inline distT="0" distB="0" distL="0" distR="0">
                        <wp:extent cx="2933700" cy="3286125"/>
                        <wp:effectExtent l="19050" t="0" r="0" b="0"/>
                        <wp:docPr id="485" name="Imagen 485" descr="http://www.deseoaprender.com/InfBasicLecc14_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deseoaprender.com/InfBasicLecc14_clip_image014.jpg"/>
                                <pic:cNvPicPr>
                                  <a:picLocks noChangeAspect="1" noChangeArrowheads="1"/>
                                </pic:cNvPicPr>
                              </pic:nvPicPr>
                              <pic:blipFill>
                                <a:blip r:embed="rId186"/>
                                <a:srcRect/>
                                <a:stretch>
                                  <a:fillRect/>
                                </a:stretch>
                              </pic:blipFill>
                              <pic:spPr bwMode="auto">
                                <a:xfrm>
                                  <a:off x="0" y="0"/>
                                  <a:ext cx="2933700" cy="3286125"/>
                                </a:xfrm>
                                <a:prstGeom prst="rect">
                                  <a:avLst/>
                                </a:prstGeom>
                                <a:noFill/>
                                <a:ln w="9525">
                                  <a:noFill/>
                                  <a:miter lim="800000"/>
                                  <a:headEnd/>
                                  <a:tailEnd/>
                                </a:ln>
                              </pic:spPr>
                            </pic:pic>
                          </a:graphicData>
                        </a:graphic>
                      </wp:inline>
                    </w:drawing>
                  </w:r>
                  <w:r w:rsidRPr="00014539">
                    <w:rPr>
                      <w:rFonts w:ascii="Verdana" w:eastAsia="Times New Roman" w:hAnsi="Verdana" w:cs="Arial"/>
                      <w:color w:val="000000"/>
                      <w:sz w:val="18"/>
                      <w:szCs w:val="18"/>
                      <w:lang w:eastAsia="es-ES"/>
                    </w:rPr>
                    <w:br/>
                  </w:r>
                  <w:r w:rsidRPr="00014539">
                    <w:rPr>
                      <w:rFonts w:ascii="Verdana" w:eastAsia="Times New Roman" w:hAnsi="Verdana" w:cs="Arial"/>
                      <w:color w:val="000000"/>
                      <w:sz w:val="18"/>
                      <w:szCs w:val="18"/>
                      <w:lang w:eastAsia="es-ES"/>
                    </w:rPr>
                    <w:br/>
                  </w:r>
                  <w:r w:rsidRPr="00014539">
                    <w:rPr>
                      <w:rFonts w:ascii="Arial" w:eastAsia="Times New Roman" w:hAnsi="Arial" w:cs="Arial"/>
                      <w:color w:val="000000"/>
                      <w:sz w:val="20"/>
                      <w:lang w:eastAsia="es-ES"/>
                    </w:rPr>
                    <w:t xml:space="preserve">   Verás que lógicamente está vacía ya que arriba en "Guardar como" hay una ventanita a su derecha que aparece con la Carpeta nuestra abierta, y en la parte un poco más abajo, está en blanco (lo que quiere decir que aún no tenemos nada metido en dicha carpeta, lo que haremos a continuación); </w:t>
                  </w:r>
                  <w:proofErr w:type="spellStart"/>
                  <w:r w:rsidRPr="00014539">
                    <w:rPr>
                      <w:rFonts w:ascii="Arial" w:eastAsia="Times New Roman" w:hAnsi="Arial" w:cs="Arial"/>
                      <w:color w:val="000000"/>
                      <w:sz w:val="20"/>
                      <w:lang w:eastAsia="es-ES"/>
                    </w:rPr>
                    <w:t>teneis</w:t>
                  </w:r>
                  <w:proofErr w:type="spellEnd"/>
                  <w:r w:rsidRPr="00014539">
                    <w:rPr>
                      <w:rFonts w:ascii="Arial" w:eastAsia="Times New Roman" w:hAnsi="Arial" w:cs="Arial"/>
                      <w:color w:val="000000"/>
                      <w:sz w:val="20"/>
                      <w:lang w:eastAsia="es-ES"/>
                    </w:rPr>
                    <w:t xml:space="preserve"> que dar nombre a dicho documento, pues veis como </w:t>
                  </w:r>
                  <w:proofErr w:type="spellStart"/>
                  <w:r w:rsidRPr="00014539">
                    <w:rPr>
                      <w:rFonts w:ascii="Arial" w:eastAsia="Times New Roman" w:hAnsi="Arial" w:cs="Arial"/>
                      <w:color w:val="000000"/>
                      <w:sz w:val="20"/>
                      <w:lang w:eastAsia="es-ES"/>
                    </w:rPr>
                    <w:t>WordPad</w:t>
                  </w:r>
                  <w:proofErr w:type="spellEnd"/>
                  <w:r w:rsidRPr="00014539">
                    <w:rPr>
                      <w:rFonts w:ascii="Arial" w:eastAsia="Times New Roman" w:hAnsi="Arial" w:cs="Arial"/>
                      <w:color w:val="000000"/>
                      <w:sz w:val="20"/>
                      <w:lang w:eastAsia="es-ES"/>
                    </w:rPr>
                    <w:t xml:space="preserve"> por defecto le </w:t>
                  </w:r>
                  <w:proofErr w:type="spellStart"/>
                  <w:r w:rsidRPr="00014539">
                    <w:rPr>
                      <w:rFonts w:ascii="Arial" w:eastAsia="Times New Roman" w:hAnsi="Arial" w:cs="Arial"/>
                      <w:color w:val="000000"/>
                      <w:sz w:val="20"/>
                      <w:lang w:eastAsia="es-ES"/>
                    </w:rPr>
                    <w:t>dá</w:t>
                  </w:r>
                  <w:proofErr w:type="spellEnd"/>
                  <w:r w:rsidRPr="00014539">
                    <w:rPr>
                      <w:rFonts w:ascii="Arial" w:eastAsia="Times New Roman" w:hAnsi="Arial" w:cs="Arial"/>
                      <w:color w:val="000000"/>
                      <w:sz w:val="20"/>
                      <w:lang w:eastAsia="es-ES"/>
                    </w:rPr>
                    <w:t xml:space="preserve"> "Documento.rtf" y un poco más abajo en la ventanita "Tipo" pone que lo guardará como "Formato de texto enriquecido (RTF)", aunque podría ocurrir que a </w:t>
                  </w:r>
                  <w:proofErr w:type="spellStart"/>
                  <w:r w:rsidRPr="00014539">
                    <w:rPr>
                      <w:rFonts w:ascii="Arial" w:eastAsia="Times New Roman" w:hAnsi="Arial" w:cs="Arial"/>
                      <w:color w:val="000000"/>
                      <w:sz w:val="20"/>
                      <w:lang w:eastAsia="es-ES"/>
                    </w:rPr>
                    <w:t>vosostros</w:t>
                  </w:r>
                  <w:proofErr w:type="spellEnd"/>
                  <w:r w:rsidRPr="00014539">
                    <w:rPr>
                      <w:rFonts w:ascii="Arial" w:eastAsia="Times New Roman" w:hAnsi="Arial" w:cs="Arial"/>
                      <w:color w:val="000000"/>
                      <w:sz w:val="20"/>
                      <w:lang w:eastAsia="es-ES"/>
                    </w:rPr>
                    <w:t xml:space="preserve"> os salga otra cosa en esta ventanita, bueno lo que </w:t>
                  </w:r>
                  <w:proofErr w:type="spellStart"/>
                  <w:r w:rsidRPr="00014539">
                    <w:rPr>
                      <w:rFonts w:ascii="Arial" w:eastAsia="Times New Roman" w:hAnsi="Arial" w:cs="Arial"/>
                      <w:color w:val="000000"/>
                      <w:sz w:val="20"/>
                      <w:lang w:eastAsia="es-ES"/>
                    </w:rPr>
                    <w:t>debeis</w:t>
                  </w:r>
                  <w:proofErr w:type="spellEnd"/>
                  <w:r w:rsidRPr="00014539">
                    <w:rPr>
                      <w:rFonts w:ascii="Arial" w:eastAsia="Times New Roman" w:hAnsi="Arial" w:cs="Arial"/>
                      <w:color w:val="000000"/>
                      <w:sz w:val="20"/>
                      <w:lang w:eastAsia="es-ES"/>
                    </w:rPr>
                    <w:t xml:space="preserve"> saber es que aquí debe poner "Documento de texto", que lo elegís picando sobre la flecha que hay a la derecha de dicha ventana, donde sale: </w:t>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lang w:eastAsia="es-ES"/>
                    </w:rPr>
                    <w:t>      </w:t>
                  </w:r>
                  <w:r>
                    <w:rPr>
                      <w:rFonts w:ascii="Arial" w:eastAsia="Times New Roman" w:hAnsi="Arial" w:cs="Arial"/>
                      <w:noProof/>
                      <w:color w:val="000000"/>
                      <w:sz w:val="20"/>
                      <w:szCs w:val="20"/>
                      <w:lang w:eastAsia="es-ES"/>
                    </w:rPr>
                    <w:drawing>
                      <wp:inline distT="0" distB="0" distL="0" distR="0">
                        <wp:extent cx="3076575" cy="904875"/>
                        <wp:effectExtent l="19050" t="0" r="9525" b="0"/>
                        <wp:docPr id="486" name="Imagen 486" descr="http://www.deseoaprender.com/InfBasicLecc14_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deseoaprender.com/InfBasicLecc14_clip_image015.jpg"/>
                                <pic:cNvPicPr>
                                  <a:picLocks noChangeAspect="1" noChangeArrowheads="1"/>
                                </pic:cNvPicPr>
                              </pic:nvPicPr>
                              <pic:blipFill>
                                <a:blip r:embed="rId187"/>
                                <a:srcRect/>
                                <a:stretch>
                                  <a:fillRect/>
                                </a:stretch>
                              </pic:blipFill>
                              <pic:spPr bwMode="auto">
                                <a:xfrm>
                                  <a:off x="0" y="0"/>
                                  <a:ext cx="3076575" cy="904875"/>
                                </a:xfrm>
                                <a:prstGeom prst="rect">
                                  <a:avLst/>
                                </a:prstGeom>
                                <a:noFill/>
                                <a:ln w="9525">
                                  <a:noFill/>
                                  <a:miter lim="800000"/>
                                  <a:headEnd/>
                                  <a:tailEnd/>
                                </a:ln>
                              </pic:spPr>
                            </pic:pic>
                          </a:graphicData>
                        </a:graphic>
                      </wp:inline>
                    </w:drawing>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lang w:eastAsia="es-ES"/>
                    </w:rPr>
                    <w:lastRenderedPageBreak/>
                    <w:t xml:space="preserve">Así que como he dicho, </w:t>
                  </w:r>
                  <w:proofErr w:type="spellStart"/>
                  <w:r w:rsidRPr="00014539">
                    <w:rPr>
                      <w:rFonts w:ascii="Arial" w:eastAsia="Times New Roman" w:hAnsi="Arial" w:cs="Arial"/>
                      <w:color w:val="000000"/>
                      <w:sz w:val="20"/>
                      <w:lang w:eastAsia="es-ES"/>
                    </w:rPr>
                    <w:t>picais</w:t>
                  </w:r>
                  <w:proofErr w:type="spellEnd"/>
                  <w:r w:rsidRPr="00014539">
                    <w:rPr>
                      <w:rFonts w:ascii="Arial" w:eastAsia="Times New Roman" w:hAnsi="Arial" w:cs="Arial"/>
                      <w:color w:val="000000"/>
                      <w:sz w:val="20"/>
                      <w:lang w:eastAsia="es-ES"/>
                    </w:rPr>
                    <w:t xml:space="preserve"> sobre dicha opción; luego en la otra ventana justo encima de esta, veis que pone el nombre por defecto, así que </w:t>
                  </w:r>
                  <w:proofErr w:type="spellStart"/>
                  <w:r w:rsidRPr="00014539">
                    <w:rPr>
                      <w:rFonts w:ascii="Arial" w:eastAsia="Times New Roman" w:hAnsi="Arial" w:cs="Arial"/>
                      <w:color w:val="000000"/>
                      <w:sz w:val="20"/>
                      <w:lang w:eastAsia="es-ES"/>
                    </w:rPr>
                    <w:t>colocais</w:t>
                  </w:r>
                  <w:proofErr w:type="spellEnd"/>
                  <w:r w:rsidRPr="00014539">
                    <w:rPr>
                      <w:rFonts w:ascii="Arial" w:eastAsia="Times New Roman" w:hAnsi="Arial" w:cs="Arial"/>
                      <w:color w:val="000000"/>
                      <w:sz w:val="20"/>
                      <w:lang w:eastAsia="es-ES"/>
                    </w:rPr>
                    <w:t xml:space="preserve"> el puntero en ella y </w:t>
                  </w:r>
                  <w:proofErr w:type="spellStart"/>
                  <w:r w:rsidRPr="00014539">
                    <w:rPr>
                      <w:rFonts w:ascii="Arial" w:eastAsia="Times New Roman" w:hAnsi="Arial" w:cs="Arial"/>
                      <w:color w:val="000000"/>
                      <w:sz w:val="20"/>
                      <w:lang w:eastAsia="es-ES"/>
                    </w:rPr>
                    <w:t>picais</w:t>
                  </w:r>
                  <w:proofErr w:type="spellEnd"/>
                  <w:r w:rsidRPr="00014539">
                    <w:rPr>
                      <w:rFonts w:ascii="Arial" w:eastAsia="Times New Roman" w:hAnsi="Arial" w:cs="Arial"/>
                      <w:color w:val="000000"/>
                      <w:sz w:val="20"/>
                      <w:lang w:eastAsia="es-ES"/>
                    </w:rPr>
                    <w:t xml:space="preserve"> una vez, viendo como se pone en azul para que </w:t>
                  </w:r>
                  <w:proofErr w:type="spellStart"/>
                  <w:r w:rsidRPr="00014539">
                    <w:rPr>
                      <w:rFonts w:ascii="Arial" w:eastAsia="Times New Roman" w:hAnsi="Arial" w:cs="Arial"/>
                      <w:color w:val="000000"/>
                      <w:sz w:val="20"/>
                      <w:lang w:eastAsia="es-ES"/>
                    </w:rPr>
                    <w:t>escribais</w:t>
                  </w:r>
                  <w:proofErr w:type="spellEnd"/>
                  <w:r w:rsidRPr="00014539">
                    <w:rPr>
                      <w:rFonts w:ascii="Arial" w:eastAsia="Times New Roman" w:hAnsi="Arial" w:cs="Arial"/>
                      <w:color w:val="000000"/>
                      <w:sz w:val="20"/>
                      <w:lang w:eastAsia="es-ES"/>
                    </w:rPr>
                    <w:t xml:space="preserve">, solo </w:t>
                  </w:r>
                  <w:proofErr w:type="spellStart"/>
                  <w:r w:rsidRPr="00014539">
                    <w:rPr>
                      <w:rFonts w:ascii="Arial" w:eastAsia="Times New Roman" w:hAnsi="Arial" w:cs="Arial"/>
                      <w:color w:val="000000"/>
                      <w:sz w:val="20"/>
                      <w:lang w:eastAsia="es-ES"/>
                    </w:rPr>
                    <w:t>debeis</w:t>
                  </w:r>
                  <w:proofErr w:type="spellEnd"/>
                  <w:r w:rsidRPr="00014539">
                    <w:rPr>
                      <w:rFonts w:ascii="Arial" w:eastAsia="Times New Roman" w:hAnsi="Arial" w:cs="Arial"/>
                      <w:color w:val="000000"/>
                      <w:sz w:val="20"/>
                      <w:lang w:eastAsia="es-ES"/>
                    </w:rPr>
                    <w:t xml:space="preserve"> ahora teclear ahora el nombre que quieras, por ejemplo "Mi primer documento", y una vez hecho esto, </w:t>
                  </w:r>
                  <w:proofErr w:type="spellStart"/>
                  <w:r w:rsidRPr="00014539">
                    <w:rPr>
                      <w:rFonts w:ascii="Arial" w:eastAsia="Times New Roman" w:hAnsi="Arial" w:cs="Arial"/>
                      <w:color w:val="000000"/>
                      <w:sz w:val="20"/>
                      <w:lang w:eastAsia="es-ES"/>
                    </w:rPr>
                    <w:t>debeis</w:t>
                  </w:r>
                  <w:proofErr w:type="spellEnd"/>
                  <w:r w:rsidRPr="00014539">
                    <w:rPr>
                      <w:rFonts w:ascii="Arial" w:eastAsia="Times New Roman" w:hAnsi="Arial" w:cs="Arial"/>
                      <w:color w:val="000000"/>
                      <w:sz w:val="20"/>
                      <w:lang w:eastAsia="es-ES"/>
                    </w:rPr>
                    <w:t xml:space="preserve"> picar sobre el botón de la derecha llamado "</w:t>
                  </w:r>
                  <w:r w:rsidRPr="00014539">
                    <w:rPr>
                      <w:rFonts w:ascii="Arial" w:eastAsia="Times New Roman" w:hAnsi="Arial" w:cs="Arial"/>
                      <w:color w:val="000000"/>
                      <w:sz w:val="20"/>
                      <w:u w:val="single"/>
                      <w:lang w:eastAsia="es-ES"/>
                    </w:rPr>
                    <w:t>Guardar</w:t>
                  </w:r>
                  <w:r w:rsidRPr="00014539">
                    <w:rPr>
                      <w:rFonts w:ascii="Arial" w:eastAsia="Times New Roman" w:hAnsi="Arial" w:cs="Arial"/>
                      <w:color w:val="000000"/>
                      <w:sz w:val="20"/>
                      <w:lang w:eastAsia="es-ES"/>
                    </w:rPr>
                    <w:t xml:space="preserve">" (si sale alguna ventana con alguna </w:t>
                  </w:r>
                  <w:proofErr w:type="spellStart"/>
                  <w:r w:rsidRPr="00014539">
                    <w:rPr>
                      <w:rFonts w:ascii="Arial" w:eastAsia="Times New Roman" w:hAnsi="Arial" w:cs="Arial"/>
                      <w:color w:val="000000"/>
                      <w:sz w:val="20"/>
                      <w:lang w:eastAsia="es-ES"/>
                    </w:rPr>
                    <w:t>adevertencia</w:t>
                  </w:r>
                  <w:proofErr w:type="spellEnd"/>
                  <w:r w:rsidRPr="00014539">
                    <w:rPr>
                      <w:rFonts w:ascii="Arial" w:eastAsia="Times New Roman" w:hAnsi="Arial" w:cs="Arial"/>
                      <w:color w:val="000000"/>
                      <w:sz w:val="20"/>
                      <w:lang w:eastAsia="es-ES"/>
                    </w:rPr>
                    <w:t xml:space="preserve"> </w:t>
                  </w:r>
                  <w:proofErr w:type="spellStart"/>
                  <w:r w:rsidRPr="00014539">
                    <w:rPr>
                      <w:rFonts w:ascii="Arial" w:eastAsia="Times New Roman" w:hAnsi="Arial" w:cs="Arial"/>
                      <w:color w:val="000000"/>
                      <w:sz w:val="20"/>
                      <w:lang w:eastAsia="es-ES"/>
                    </w:rPr>
                    <w:t>picais</w:t>
                  </w:r>
                  <w:proofErr w:type="spellEnd"/>
                  <w:r w:rsidRPr="00014539">
                    <w:rPr>
                      <w:rFonts w:ascii="Arial" w:eastAsia="Times New Roman" w:hAnsi="Arial" w:cs="Arial"/>
                      <w:color w:val="000000"/>
                      <w:sz w:val="20"/>
                      <w:lang w:eastAsia="es-ES"/>
                    </w:rPr>
                    <w:t xml:space="preserve"> en Aceptar), y con esto ya tenemos creado y guardado nuestro primer fichero.</w:t>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szCs w:val="20"/>
                      <w:lang w:eastAsia="es-ES"/>
                    </w:rPr>
                    <w:br/>
                  </w:r>
                  <w:r w:rsidRPr="00014539">
                    <w:rPr>
                      <w:rFonts w:ascii="Arial" w:eastAsia="Times New Roman" w:hAnsi="Arial" w:cs="Arial"/>
                      <w:color w:val="000000"/>
                      <w:sz w:val="20"/>
                      <w:lang w:eastAsia="es-ES"/>
                    </w:rPr>
                    <w:t xml:space="preserve">   ¿Quieres comprobarlo?, pues cierra ahora </w:t>
                  </w:r>
                  <w:proofErr w:type="spellStart"/>
                  <w:r w:rsidRPr="00014539">
                    <w:rPr>
                      <w:rFonts w:ascii="Arial" w:eastAsia="Times New Roman" w:hAnsi="Arial" w:cs="Arial"/>
                      <w:color w:val="000000"/>
                      <w:sz w:val="20"/>
                      <w:u w:val="single"/>
                      <w:lang w:eastAsia="es-ES"/>
                    </w:rPr>
                    <w:t>WordPad</w:t>
                  </w:r>
                  <w:proofErr w:type="spellEnd"/>
                  <w:r w:rsidRPr="00014539">
                    <w:rPr>
                      <w:rFonts w:ascii="Arial" w:eastAsia="Times New Roman" w:hAnsi="Arial" w:cs="Arial"/>
                      <w:color w:val="000000"/>
                      <w:sz w:val="20"/>
                      <w:lang w:eastAsia="es-ES"/>
                    </w:rPr>
                    <w:t xml:space="preserve"> (ya sabes, parte superior derecha, y picamos sobre el botón de cerrar (el que tiene una X ); y a continuación abre el Explorador, vete en la parte izquierda a Mi PC (recuerda, signo + a su izquierda, y luego abre D: ( recuerda, picar sobre signo + que hay a su izquierda) y abre finalmente la carpeta Mis Cartas (recuerda, colocar el puntero sobre "Mis Cartas" y un </w:t>
                  </w:r>
                  <w:proofErr w:type="spellStart"/>
                  <w:r w:rsidRPr="00014539">
                    <w:rPr>
                      <w:rFonts w:ascii="Arial" w:eastAsia="Times New Roman" w:hAnsi="Arial" w:cs="Arial"/>
                      <w:color w:val="000000"/>
                      <w:sz w:val="20"/>
                      <w:lang w:eastAsia="es-ES"/>
                    </w:rPr>
                    <w:t>click</w:t>
                  </w:r>
                  <w:proofErr w:type="spellEnd"/>
                  <w:r w:rsidRPr="00014539">
                    <w:rPr>
                      <w:rFonts w:ascii="Arial" w:eastAsia="Times New Roman" w:hAnsi="Arial" w:cs="Arial"/>
                      <w:color w:val="000000"/>
                      <w:sz w:val="20"/>
                      <w:lang w:eastAsia="es-ES"/>
                    </w:rPr>
                    <w:t>), si haces todo esto correctamente deberás ver en la parte derecha del Explorador esto:</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014539" w:rsidRPr="00014539">
        <w:trPr>
          <w:tblCellSpacing w:w="0" w:type="dxa"/>
        </w:trPr>
        <w:tc>
          <w:tcPr>
            <w:tcW w:w="0" w:type="auto"/>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lastRenderedPageBreak/>
              <w:t> </w:t>
            </w:r>
          </w:p>
        </w:tc>
        <w:tc>
          <w:tcPr>
            <w:tcW w:w="0" w:type="auto"/>
            <w:gridSpan w:val="2"/>
            <w:hideMark/>
          </w:tcPr>
          <w:p w:rsidR="00014539" w:rsidRPr="00014539" w:rsidRDefault="00014539" w:rsidP="00014539">
            <w:pPr>
              <w:spacing w:after="0" w:line="240" w:lineRule="auto"/>
              <w:jc w:val="right"/>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t> </w:t>
            </w:r>
          </w:p>
        </w:tc>
      </w:tr>
      <w:tr w:rsidR="00014539" w:rsidRPr="00014539">
        <w:trPr>
          <w:tblCellSpacing w:w="0" w:type="dxa"/>
        </w:trPr>
        <w:tc>
          <w:tcPr>
            <w:tcW w:w="0" w:type="auto"/>
            <w:hideMark/>
          </w:tcPr>
          <w:tbl>
            <w:tblPr>
              <w:tblW w:w="5000" w:type="pct"/>
              <w:tblCellSpacing w:w="30" w:type="dxa"/>
              <w:tblCellMar>
                <w:left w:w="0" w:type="dxa"/>
                <w:right w:w="0" w:type="dxa"/>
              </w:tblCellMar>
              <w:tblLook w:val="04A0"/>
            </w:tblPr>
            <w:tblGrid>
              <w:gridCol w:w="5259"/>
            </w:tblGrid>
            <w:tr w:rsidR="00014539" w:rsidRPr="00014539">
              <w:trPr>
                <w:tblCellSpacing w:w="30" w:type="dxa"/>
              </w:trPr>
              <w:tc>
                <w:tcPr>
                  <w:tcW w:w="0" w:type="auto"/>
                  <w:vAlign w:val="center"/>
                  <w:hideMark/>
                </w:tcPr>
                <w:p w:rsidR="00014539" w:rsidRPr="00014539" w:rsidRDefault="00014539" w:rsidP="00014539">
                  <w:pPr>
                    <w:spacing w:after="0" w:line="240" w:lineRule="auto"/>
                    <w:rPr>
                      <w:rFonts w:ascii="Arial" w:eastAsia="Times New Roman" w:hAnsi="Arial" w:cs="Arial"/>
                      <w:color w:val="000033"/>
                      <w:sz w:val="18"/>
                      <w:szCs w:val="18"/>
                      <w:lang w:eastAsia="es-ES"/>
                    </w:rPr>
                  </w:pPr>
                  <w:r w:rsidRPr="00014539">
                    <w:rPr>
                      <w:rFonts w:ascii="Arial" w:eastAsia="Times New Roman" w:hAnsi="Arial" w:cs="Arial"/>
                      <w:color w:val="000033"/>
                      <w:sz w:val="18"/>
                      <w:szCs w:val="18"/>
                      <w:lang w:eastAsia="es-ES"/>
                    </w:rPr>
                    <w:pict/>
                  </w:r>
                  <w:r w:rsidRPr="00014539">
                    <w:rPr>
                      <w:rFonts w:ascii="Arial" w:eastAsia="Times New Roman" w:hAnsi="Arial" w:cs="Arial"/>
                      <w:color w:val="000033"/>
                      <w:sz w:val="18"/>
                      <w:szCs w:val="18"/>
                      <w:lang w:eastAsia="es-ES"/>
                    </w:rPr>
                    <w:pict/>
                  </w:r>
                  <w:r w:rsidRPr="00014539">
                    <w:rPr>
                      <w:rFonts w:ascii="Arial" w:eastAsia="Times New Roman" w:hAnsi="Arial" w:cs="Arial"/>
                      <w:color w:val="000033"/>
                      <w:sz w:val="18"/>
                      <w:szCs w:val="18"/>
                      <w:lang w:eastAsia="es-ES"/>
                    </w:rPr>
                    <w:pic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c>
          <w:tcPr>
            <w:tcW w:w="0" w:type="auto"/>
            <w:gridSpan w:val="2"/>
            <w:hideMark/>
          </w:tcPr>
          <w:tbl>
            <w:tblPr>
              <w:tblW w:w="5000" w:type="pct"/>
              <w:tblCellSpacing w:w="30" w:type="dxa"/>
              <w:tblCellMar>
                <w:left w:w="0" w:type="dxa"/>
                <w:right w:w="0" w:type="dxa"/>
              </w:tblCellMar>
              <w:tblLook w:val="04A0"/>
            </w:tblPr>
            <w:tblGrid>
              <w:gridCol w:w="3245"/>
            </w:tblGrid>
            <w:tr w:rsidR="00014539" w:rsidRPr="00014539">
              <w:trPr>
                <w:tblCellSpacing w:w="30" w:type="dxa"/>
              </w:trPr>
              <w:tc>
                <w:tcPr>
                  <w:tcW w:w="0" w:type="auto"/>
                  <w:vAlign w:val="center"/>
                  <w:hideMark/>
                </w:tcPr>
                <w:p w:rsidR="00014539" w:rsidRPr="00014539" w:rsidRDefault="00014539" w:rsidP="00014539">
                  <w:pPr>
                    <w:spacing w:before="100" w:beforeAutospacing="1" w:after="100" w:afterAutospacing="1" w:line="240" w:lineRule="auto"/>
                    <w:jc w:val="center"/>
                    <w:rPr>
                      <w:rFonts w:ascii="Verdana" w:eastAsia="Times New Roman" w:hAnsi="Verdana" w:cs="Arial"/>
                      <w:color w:val="000000"/>
                      <w:sz w:val="18"/>
                      <w:szCs w:val="18"/>
                      <w:lang w:eastAsia="es-ES"/>
                    </w:rPr>
                  </w:pPr>
                  <w:r>
                    <w:rPr>
                      <w:rFonts w:ascii="Verdana" w:eastAsia="Times New Roman" w:hAnsi="Verdana" w:cs="Arial"/>
                      <w:noProof/>
                      <w:color w:val="000000"/>
                      <w:sz w:val="18"/>
                      <w:szCs w:val="18"/>
                      <w:lang w:eastAsia="es-ES"/>
                    </w:rPr>
                    <w:drawing>
                      <wp:inline distT="0" distB="0" distL="0" distR="0">
                        <wp:extent cx="3219450" cy="2466975"/>
                        <wp:effectExtent l="19050" t="0" r="0" b="0"/>
                        <wp:docPr id="490" name="Imagen 490" descr="http://www.deseoaprender.com/InfBasicLecc14_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deseoaprender.com/InfBasicLecc14_clip_image016.jpg"/>
                                <pic:cNvPicPr>
                                  <a:picLocks noChangeAspect="1" noChangeArrowheads="1"/>
                                </pic:cNvPicPr>
                              </pic:nvPicPr>
                              <pic:blipFill>
                                <a:blip r:embed="rId188"/>
                                <a:srcRect/>
                                <a:stretch>
                                  <a:fillRect/>
                                </a:stretch>
                              </pic:blipFill>
                              <pic:spPr bwMode="auto">
                                <a:xfrm>
                                  <a:off x="0" y="0"/>
                                  <a:ext cx="3219450" cy="2466975"/>
                                </a:xfrm>
                                <a:prstGeom prst="rect">
                                  <a:avLst/>
                                </a:prstGeom>
                                <a:noFill/>
                                <a:ln w="9525">
                                  <a:noFill/>
                                  <a:miter lim="800000"/>
                                  <a:headEnd/>
                                  <a:tailEnd/>
                                </a:ln>
                              </pic:spPr>
                            </pic:pic>
                          </a:graphicData>
                        </a:graphic>
                      </wp:inline>
                    </w:drawing>
                  </w:r>
                </w:p>
                <w:p w:rsidR="00014539" w:rsidRPr="00014539" w:rsidRDefault="00014539" w:rsidP="00014539">
                  <w:pPr>
                    <w:spacing w:before="100" w:beforeAutospacing="1" w:after="100" w:afterAutospacing="1" w:line="240" w:lineRule="auto"/>
                    <w:rPr>
                      <w:rFonts w:ascii="Verdana" w:eastAsia="Times New Roman" w:hAnsi="Verdana" w:cs="Arial"/>
                      <w:color w:val="000000"/>
                      <w:sz w:val="18"/>
                      <w:szCs w:val="18"/>
                      <w:lang w:eastAsia="es-ES"/>
                    </w:rPr>
                  </w:pPr>
                  <w:r w:rsidRPr="00014539">
                    <w:rPr>
                      <w:rFonts w:ascii="Arial" w:eastAsia="Times New Roman" w:hAnsi="Arial" w:cs="Arial"/>
                      <w:color w:val="000000"/>
                      <w:sz w:val="20"/>
                      <w:lang w:eastAsia="es-ES"/>
                    </w:rPr>
                    <w:t xml:space="preserve">   Con esto hemos finalizado la tarea: creamos un primer </w:t>
                  </w:r>
                  <w:r w:rsidRPr="00014539">
                    <w:rPr>
                      <w:rFonts w:ascii="Arial" w:eastAsia="Times New Roman" w:hAnsi="Arial" w:cs="Arial"/>
                      <w:b/>
                      <w:bCs/>
                      <w:color w:val="000099"/>
                      <w:sz w:val="20"/>
                      <w:u w:val="single"/>
                      <w:lang w:eastAsia="es-ES"/>
                    </w:rPr>
                    <w:t>archivo de texto</w:t>
                  </w:r>
                  <w:r w:rsidRPr="00014539">
                    <w:rPr>
                      <w:rFonts w:ascii="Arial" w:eastAsia="Times New Roman" w:hAnsi="Arial" w:cs="Arial"/>
                      <w:color w:val="000000"/>
                      <w:sz w:val="20"/>
                      <w:lang w:eastAsia="es-ES"/>
                    </w:rPr>
                    <w:t xml:space="preserve"> y lo hemos guardado.-¡Ah! y si ahora haces un doble </w:t>
                  </w:r>
                  <w:proofErr w:type="spellStart"/>
                  <w:r w:rsidRPr="00014539">
                    <w:rPr>
                      <w:rFonts w:ascii="Arial" w:eastAsia="Times New Roman" w:hAnsi="Arial" w:cs="Arial"/>
                      <w:color w:val="000000"/>
                      <w:sz w:val="20"/>
                      <w:lang w:eastAsia="es-ES"/>
                    </w:rPr>
                    <w:t>click</w:t>
                  </w:r>
                  <w:proofErr w:type="spellEnd"/>
                  <w:r w:rsidRPr="00014539">
                    <w:rPr>
                      <w:rFonts w:ascii="Arial" w:eastAsia="Times New Roman" w:hAnsi="Arial" w:cs="Arial"/>
                      <w:color w:val="000000"/>
                      <w:sz w:val="20"/>
                      <w:lang w:eastAsia="es-ES"/>
                    </w:rPr>
                    <w:t xml:space="preserve"> sobre dicho archivo "Mi primer documento.txt" verás como vuelve a abrirse y podrás leer lo que habíamos escrito en él.-Vuelve a cerrarlo como siempre y recoge todo que por hoy se acabaron los deberes, hala a descansar.-No olvides que si tú creas ahora unos cuantos archivos más y los guardas (siempre en la misma carpeta para no dejar archivos por ahí sueltos), estarás practicando para coger soltura, eso sería lo correcto y lo deseable, pero yo no puedo obligarte.</w:t>
                  </w:r>
                </w:p>
              </w:tc>
            </w:tr>
          </w:tbl>
          <w:p w:rsidR="00014539" w:rsidRPr="00014539" w:rsidRDefault="00014539" w:rsidP="00014539">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7A3021" w:rsidRPr="007A3021">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7A3021" w:rsidRPr="007A3021">
                    <w:trPr>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xml:space="preserve">De nuevo juntos para seguir avanzando por este bonito mundo de la Informática  al que queramos o no, tendremos que acabar uniéndonos porque es el futuro, sin duda alguna.-Y para eso estamos aquí, para que tú que has decidido embarcarte en la aventura progreses un poquito cada capítulo y al final del curso sientas que ha sido provechoso, de </w:t>
                              </w:r>
                              <w:r w:rsidRPr="007A3021">
                                <w:rPr>
                                  <w:rFonts w:ascii="Arial" w:eastAsia="Times New Roman" w:hAnsi="Arial" w:cs="Arial"/>
                                  <w:color w:val="000000"/>
                                  <w:sz w:val="20"/>
                                  <w:lang w:eastAsia="es-ES"/>
                                </w:rPr>
                                <w:lastRenderedPageBreak/>
                                <w:t xml:space="preserve">verdad que me alegraré por cada uno, y si un día recibo un e-mail en el futuro de alguno de mis alumnos diciéndome que gracias a este curso ya está haciendo pinitos en cosas mayores, pues la satisfacción me compensará del mucho trabajo que me están dando los temitas...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Venga, menos rollo y al tajo: hoy seguiremos con las </w:t>
                              </w:r>
                              <w:r w:rsidRPr="007A3021">
                                <w:rPr>
                                  <w:rFonts w:ascii="Arial" w:eastAsia="Times New Roman" w:hAnsi="Arial" w:cs="Arial"/>
                                  <w:b/>
                                  <w:bCs/>
                                  <w:color w:val="666666"/>
                                  <w:sz w:val="20"/>
                                  <w:szCs w:val="20"/>
                                  <w:u w:val="single"/>
                                  <w:lang w:eastAsia="es-ES"/>
                                </w:rPr>
                                <w:t>carpetas y archivos</w:t>
                              </w:r>
                              <w:r w:rsidRPr="007A3021">
                                <w:rPr>
                                  <w:rFonts w:ascii="Arial" w:eastAsia="Times New Roman" w:hAnsi="Arial" w:cs="Arial"/>
                                  <w:color w:val="000000"/>
                                  <w:sz w:val="20"/>
                                  <w:szCs w:val="20"/>
                                  <w:lang w:eastAsia="es-ES"/>
                                </w:rPr>
                                <w:t xml:space="preserve"> pero con cosas nuevas como por ejemplo el </w:t>
                              </w:r>
                              <w:r w:rsidRPr="007A3021">
                                <w:rPr>
                                  <w:rFonts w:ascii="Arial" w:eastAsia="Times New Roman" w:hAnsi="Arial" w:cs="Arial"/>
                                  <w:b/>
                                  <w:bCs/>
                                  <w:i/>
                                  <w:iCs/>
                                  <w:color w:val="336699"/>
                                  <w:sz w:val="20"/>
                                  <w:szCs w:val="20"/>
                                  <w:lang w:eastAsia="es-ES"/>
                                </w:rPr>
                                <w:t xml:space="preserve">crear nuestro primer archivo y luego guardarlo en la carpeta que creamos al efecto </w:t>
                              </w:r>
                              <w:r w:rsidRPr="007A3021">
                                <w:rPr>
                                  <w:rFonts w:ascii="Arial" w:eastAsia="Times New Roman" w:hAnsi="Arial" w:cs="Arial"/>
                                  <w:color w:val="000000"/>
                                  <w:sz w:val="20"/>
                                  <w:szCs w:val="20"/>
                                  <w:lang w:eastAsia="es-ES"/>
                                </w:rPr>
                                <w:t xml:space="preserve">.Este primer archivo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a ser un documento sencillito con cuatro líneas, luego lo guardaremos dándole un nombre y por supuesto lo guardaremos en la tan repetida carpeta "Mis cartas".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Para crear un documento necesitaremos un programa especial que nos permita escribirlo, y el más conocido para ello es el llamado "Word" que es un procesador de textos muy utilizado, pero como podría suceder que no todo el mundo lo tenga instalado lo que haremos será usar el programa " </w:t>
                              </w:r>
                              <w:proofErr w:type="spellStart"/>
                              <w:r w:rsidRPr="007A3021">
                                <w:rPr>
                                  <w:rFonts w:ascii="Arial" w:eastAsia="Times New Roman" w:hAnsi="Arial" w:cs="Arial"/>
                                  <w:b/>
                                  <w:bCs/>
                                  <w:i/>
                                  <w:iCs/>
                                  <w:color w:val="336699"/>
                                  <w:sz w:val="20"/>
                                  <w:szCs w:val="20"/>
                                  <w:lang w:eastAsia="es-ES"/>
                                </w:rPr>
                                <w:t>WordPad</w:t>
                              </w:r>
                              <w:proofErr w:type="spellEnd"/>
                              <w:r w:rsidRPr="007A3021">
                                <w:rPr>
                                  <w:rFonts w:ascii="Arial" w:eastAsia="Times New Roman" w:hAnsi="Arial" w:cs="Arial"/>
                                  <w:b/>
                                  <w:bCs/>
                                  <w:i/>
                                  <w:iCs/>
                                  <w:color w:val="336699"/>
                                  <w:sz w:val="20"/>
                                  <w:szCs w:val="20"/>
                                  <w:lang w:eastAsia="es-ES"/>
                                </w:rPr>
                                <w:t xml:space="preserve"> </w:t>
                              </w:r>
                              <w:r w:rsidRPr="007A3021">
                                <w:rPr>
                                  <w:rFonts w:ascii="Arial" w:eastAsia="Times New Roman" w:hAnsi="Arial" w:cs="Arial"/>
                                  <w:color w:val="000000"/>
                                  <w:sz w:val="20"/>
                                  <w:szCs w:val="20"/>
                                  <w:lang w:eastAsia="es-ES"/>
                                </w:rPr>
                                <w:t xml:space="preserve">" que viene </w:t>
                              </w:r>
                              <w:proofErr w:type="spellStart"/>
                              <w:r w:rsidRPr="007A3021">
                                <w:rPr>
                                  <w:rFonts w:ascii="Arial" w:eastAsia="Times New Roman" w:hAnsi="Arial" w:cs="Arial"/>
                                  <w:color w:val="000000"/>
                                  <w:sz w:val="20"/>
                                  <w:szCs w:val="20"/>
                                  <w:lang w:eastAsia="es-ES"/>
                                </w:rPr>
                                <w:t>incluído</w:t>
                              </w:r>
                              <w:proofErr w:type="spellEnd"/>
                              <w:r w:rsidRPr="007A3021">
                                <w:rPr>
                                  <w:rFonts w:ascii="Arial" w:eastAsia="Times New Roman" w:hAnsi="Arial" w:cs="Arial"/>
                                  <w:color w:val="000000"/>
                                  <w:sz w:val="20"/>
                                  <w:szCs w:val="20"/>
                                  <w:lang w:eastAsia="es-ES"/>
                                </w:rPr>
                                <w:t xml:space="preserve"> en el </w:t>
                              </w:r>
                              <w:r w:rsidRPr="007A3021">
                                <w:rPr>
                                  <w:rFonts w:ascii="Arial" w:eastAsia="Times New Roman" w:hAnsi="Arial" w:cs="Arial"/>
                                  <w:b/>
                                  <w:bCs/>
                                  <w:color w:val="666666"/>
                                  <w:sz w:val="20"/>
                                  <w:szCs w:val="20"/>
                                  <w:u w:val="single"/>
                                  <w:lang w:eastAsia="es-ES"/>
                                </w:rPr>
                                <w:t>sistema operativo Windows</w:t>
                              </w:r>
                              <w:r w:rsidRPr="007A3021">
                                <w:rPr>
                                  <w:rFonts w:ascii="Arial" w:eastAsia="Times New Roman" w:hAnsi="Arial" w:cs="Arial"/>
                                  <w:color w:val="000000"/>
                                  <w:sz w:val="20"/>
                                  <w:szCs w:val="20"/>
                                  <w:lang w:eastAsia="es-ES"/>
                                </w:rPr>
                                <w:t xml:space="preserve"> y por tanto si estará en todos los </w:t>
                              </w:r>
                              <w:proofErr w:type="spellStart"/>
                              <w:r w:rsidRPr="007A3021">
                                <w:rPr>
                                  <w:rFonts w:ascii="Arial" w:eastAsia="Times New Roman" w:hAnsi="Arial" w:cs="Arial"/>
                                  <w:color w:val="000000"/>
                                  <w:sz w:val="20"/>
                                  <w:szCs w:val="20"/>
                                  <w:lang w:eastAsia="es-ES"/>
                                </w:rPr>
                                <w:t>PC's</w:t>
                              </w:r>
                              <w:proofErr w:type="spellEnd"/>
                              <w:r w:rsidRPr="007A3021">
                                <w:rPr>
                                  <w:rFonts w:ascii="Arial" w:eastAsia="Times New Roman" w:hAnsi="Arial" w:cs="Arial"/>
                                  <w:color w:val="000000"/>
                                  <w:sz w:val="20"/>
                                  <w:szCs w:val="20"/>
                                  <w:lang w:eastAsia="es-ES"/>
                                </w:rPr>
                                <w:t>.</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2150" w:type="pct"/>
                        <w:hideMark/>
                      </w:tcPr>
                      <w:tbl>
                        <w:tblPr>
                          <w:tblW w:w="5000" w:type="pct"/>
                          <w:tblCellSpacing w:w="30" w:type="dxa"/>
                          <w:tblCellMar>
                            <w:left w:w="0" w:type="dxa"/>
                            <w:right w:w="0" w:type="dxa"/>
                          </w:tblCellMar>
                          <w:tblLook w:val="04A0"/>
                        </w:tblPr>
                        <w:tblGrid>
                          <w:gridCol w:w="3657"/>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24"/>
                                  <w:szCs w:val="24"/>
                                  <w:lang w:eastAsia="es-ES"/>
                                </w:rPr>
                                <w:pict/>
                              </w:r>
                              <w:r w:rsidRPr="007A3021">
                                <w:rPr>
                                  <w:rFonts w:ascii="Arial" w:eastAsia="Times New Roman" w:hAnsi="Arial" w:cs="Arial"/>
                                  <w:color w:val="000033"/>
                                  <w:sz w:val="24"/>
                                  <w:szCs w:val="24"/>
                                  <w:lang w:eastAsia="es-ES"/>
                                </w:rPr>
                                <w:pict/>
                              </w:r>
                              <w:r w:rsidRPr="007A3021">
                                <w:rPr>
                                  <w:rFonts w:ascii="Arial" w:eastAsia="Times New Roman" w:hAnsi="Arial" w:cs="Arial"/>
                                  <w:color w:val="000033"/>
                                  <w:sz w:val="24"/>
                                  <w:szCs w:val="24"/>
                                  <w:lang w:eastAsia="es-ES"/>
                                </w:rPr>
                                <w:pic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w:t>
                              </w:r>
                              <w:r w:rsidRPr="007A3021">
                                <w:rPr>
                                  <w:rFonts w:ascii="Arial" w:eastAsia="Times New Roman" w:hAnsi="Arial" w:cs="Arial"/>
                                  <w:b/>
                                  <w:bCs/>
                                  <w:color w:val="336699"/>
                                  <w:sz w:val="20"/>
                                  <w:szCs w:val="20"/>
                                  <w:lang w:eastAsia="es-ES"/>
                                </w:rPr>
                                <w:t xml:space="preserve">Para </w:t>
                              </w:r>
                              <w:r w:rsidRPr="007A3021">
                                <w:rPr>
                                  <w:rFonts w:ascii="Arial" w:eastAsia="Times New Roman" w:hAnsi="Arial" w:cs="Arial"/>
                                  <w:b/>
                                  <w:bCs/>
                                  <w:i/>
                                  <w:iCs/>
                                  <w:color w:val="336699"/>
                                  <w:sz w:val="20"/>
                                  <w:szCs w:val="20"/>
                                  <w:lang w:eastAsia="es-ES"/>
                                </w:rPr>
                                <w:t xml:space="preserve">arrancar el </w:t>
                              </w:r>
                              <w:proofErr w:type="spellStart"/>
                              <w:r w:rsidRPr="007A3021">
                                <w:rPr>
                                  <w:rFonts w:ascii="Arial" w:eastAsia="Times New Roman" w:hAnsi="Arial" w:cs="Arial"/>
                                  <w:b/>
                                  <w:bCs/>
                                  <w:i/>
                                  <w:iCs/>
                                  <w:color w:val="336699"/>
                                  <w:sz w:val="20"/>
                                  <w:szCs w:val="20"/>
                                  <w:lang w:eastAsia="es-ES"/>
                                </w:rPr>
                                <w:t>WordPad</w:t>
                              </w:r>
                              <w:proofErr w:type="spellEnd"/>
                              <w:r w:rsidRPr="007A3021">
                                <w:rPr>
                                  <w:rFonts w:ascii="Arial" w:eastAsia="Times New Roman" w:hAnsi="Arial" w:cs="Arial"/>
                                  <w:b/>
                                  <w:bCs/>
                                  <w:i/>
                                  <w:iCs/>
                                  <w:color w:val="336699"/>
                                  <w:sz w:val="20"/>
                                  <w:szCs w:val="20"/>
                                  <w:lang w:eastAsia="es-ES"/>
                                </w:rPr>
                                <w:t xml:space="preserve"> </w:t>
                              </w:r>
                              <w:r w:rsidRPr="007A3021">
                                <w:rPr>
                                  <w:rFonts w:ascii="Arial" w:eastAsia="Times New Roman" w:hAnsi="Arial" w:cs="Arial"/>
                                  <w:color w:val="000000"/>
                                  <w:sz w:val="20"/>
                                  <w:szCs w:val="20"/>
                                  <w:lang w:eastAsia="es-ES"/>
                                </w:rPr>
                                <w:t xml:space="preserve">hacemos lo siguiente: Colocamos el puntero del ratón sobre el botón Inicio </w:t>
                              </w:r>
                              <w:r>
                                <w:rPr>
                                  <w:rFonts w:ascii="Arial" w:eastAsia="Times New Roman" w:hAnsi="Arial" w:cs="Arial"/>
                                  <w:noProof/>
                                  <w:color w:val="000000"/>
                                  <w:sz w:val="20"/>
                                  <w:szCs w:val="20"/>
                                  <w:lang w:eastAsia="es-ES"/>
                                </w:rPr>
                                <w:drawing>
                                  <wp:inline distT="0" distB="0" distL="0" distR="0">
                                    <wp:extent cx="685800" cy="266700"/>
                                    <wp:effectExtent l="19050" t="0" r="0" b="0"/>
                                    <wp:docPr id="523" name="Imagen 523" descr="http://www.deseoaprender.com/InfBasicLecc14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www.deseoaprender.com/InfBasicLecc14_clip_image001.jpg"/>
                                            <pic:cNvPicPr>
                                              <a:picLocks noChangeAspect="1" noChangeArrowheads="1"/>
                                            </pic:cNvPicPr>
                                          </pic:nvPicPr>
                                          <pic:blipFill>
                                            <a:blip r:embed="rId175"/>
                                            <a:srcRect/>
                                            <a:stretch>
                                              <a:fillRect/>
                                            </a:stretch>
                                          </pic:blipFill>
                                          <pic:spPr bwMode="auto">
                                            <a:xfrm>
                                              <a:off x="0" y="0"/>
                                              <a:ext cx="685800" cy="266700"/>
                                            </a:xfrm>
                                            <a:prstGeom prst="rect">
                                              <a:avLst/>
                                            </a:prstGeom>
                                            <a:noFill/>
                                            <a:ln w="9525">
                                              <a:noFill/>
                                              <a:miter lim="800000"/>
                                              <a:headEnd/>
                                              <a:tailEnd/>
                                            </a:ln>
                                          </pic:spPr>
                                        </pic:pic>
                                      </a:graphicData>
                                    </a:graphic>
                                  </wp:inline>
                                </w:drawing>
                              </w:r>
                              <w:r w:rsidRPr="007A3021">
                                <w:rPr>
                                  <w:rFonts w:ascii="Arial" w:eastAsia="Times New Roman" w:hAnsi="Arial" w:cs="Arial"/>
                                  <w:color w:val="000000"/>
                                  <w:sz w:val="20"/>
                                  <w:szCs w:val="20"/>
                                  <w:lang w:eastAsia="es-ES"/>
                                </w:rPr>
                                <w:t xml:space="preserve">  que </w:t>
                              </w:r>
                              <w:proofErr w:type="spellStart"/>
                              <w:r w:rsidRPr="007A3021">
                                <w:rPr>
                                  <w:rFonts w:ascii="Arial" w:eastAsia="Times New Roman" w:hAnsi="Arial" w:cs="Arial"/>
                                  <w:color w:val="000000"/>
                                  <w:sz w:val="20"/>
                                  <w:szCs w:val="20"/>
                                  <w:lang w:eastAsia="es-ES"/>
                                </w:rPr>
                                <w:t>recordais</w:t>
                              </w:r>
                              <w:proofErr w:type="spellEnd"/>
                              <w:r w:rsidRPr="007A3021">
                                <w:rPr>
                                  <w:rFonts w:ascii="Arial" w:eastAsia="Times New Roman" w:hAnsi="Arial" w:cs="Arial"/>
                                  <w:color w:val="000000"/>
                                  <w:sz w:val="20"/>
                                  <w:szCs w:val="20"/>
                                  <w:lang w:eastAsia="es-ES"/>
                                </w:rPr>
                                <w:t xml:space="preserve"> está en la esquina inferior izquierda del Escritorio, y picamos una vez con el botón izquierdo del ratón, para que nos salga:</w:t>
                              </w:r>
                            </w:p>
                          </w:tc>
                        </w:tr>
                        <w:tr w:rsidR="007A3021" w:rsidRPr="007A3021">
                          <w:trPr>
                            <w:tblCellSpacing w:w="30" w:type="dxa"/>
                          </w:trPr>
                          <w:tc>
                            <w:tcPr>
                              <w:tcW w:w="0" w:type="auto"/>
                              <w:vAlign w:val="center"/>
                              <w:hideMark/>
                            </w:tcPr>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Verdana" w:eastAsia="Times New Roman" w:hAnsi="Verdana" w:cs="Arial"/>
                                  <w:noProof/>
                                  <w:color w:val="000033"/>
                                  <w:sz w:val="18"/>
                                  <w:szCs w:val="18"/>
                                  <w:lang w:eastAsia="es-ES"/>
                                </w:rPr>
                                <w:drawing>
                                  <wp:inline distT="0" distB="0" distL="0" distR="0">
                                    <wp:extent cx="2914650" cy="3857625"/>
                                    <wp:effectExtent l="19050" t="0" r="0" b="0"/>
                                    <wp:docPr id="524" name="Imagen 524" descr="http://www.deseoaprender.com/InfBasicLecc14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deseoaprender.com/InfBasicLecc14_clip_image002.jpg"/>
                                            <pic:cNvPicPr>
                                              <a:picLocks noChangeAspect="1" noChangeArrowheads="1"/>
                                            </pic:cNvPicPr>
                                          </pic:nvPicPr>
                                          <pic:blipFill>
                                            <a:blip r:embed="rId176"/>
                                            <a:srcRect/>
                                            <a:stretch>
                                              <a:fillRect/>
                                            </a:stretch>
                                          </pic:blipFill>
                                          <pic:spPr bwMode="auto">
                                            <a:xfrm>
                                              <a:off x="0" y="0"/>
                                              <a:ext cx="2914650" cy="3857625"/>
                                            </a:xfrm>
                                            <a:prstGeom prst="rect">
                                              <a:avLst/>
                                            </a:prstGeom>
                                            <a:noFill/>
                                            <a:ln w="9525">
                                              <a:noFill/>
                                              <a:miter lim="800000"/>
                                              <a:headEnd/>
                                              <a:tailEnd/>
                                            </a:ln>
                                          </pic:spPr>
                                        </pic:pic>
                                      </a:graphicData>
                                    </a:graphic>
                                  </wp:inline>
                                </w:drawing>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Seguidamente subimos el puntero hasta colocarlo sobre la </w:t>
                  </w:r>
                  <w:proofErr w:type="spellStart"/>
                  <w:r w:rsidRPr="007A3021">
                    <w:rPr>
                      <w:rFonts w:ascii="Arial" w:eastAsia="Times New Roman" w:hAnsi="Arial" w:cs="Arial"/>
                      <w:color w:val="000000"/>
                      <w:sz w:val="20"/>
                      <w:szCs w:val="20"/>
                      <w:lang w:eastAsia="es-ES"/>
                    </w:rPr>
                    <w:t>linea</w:t>
                  </w:r>
                  <w:proofErr w:type="spellEnd"/>
                  <w:r w:rsidRPr="007A3021">
                    <w:rPr>
                      <w:rFonts w:ascii="Arial" w:eastAsia="Times New Roman" w:hAnsi="Arial" w:cs="Arial"/>
                      <w:color w:val="000000"/>
                      <w:sz w:val="20"/>
                      <w:szCs w:val="20"/>
                      <w:lang w:eastAsia="es-ES"/>
                    </w:rPr>
                    <w:t xml:space="preserve"> que pone "Programas" la cual como veis tiene la punta de una flecha negra a su derecha (recordad también que </w:t>
                  </w:r>
                  <w:r w:rsidRPr="007A3021">
                    <w:rPr>
                      <w:rFonts w:ascii="Arial" w:eastAsia="Times New Roman" w:hAnsi="Arial" w:cs="Arial"/>
                      <w:color w:val="000000"/>
                      <w:sz w:val="20"/>
                      <w:szCs w:val="20"/>
                      <w:lang w:eastAsia="es-ES"/>
                    </w:rPr>
                    <w:lastRenderedPageBreak/>
                    <w:t>cuando una línea tiene a su derecha este símbolo quiere decir que simplemente con colocarnos encima desplegará otro menú, sin necesidad de picar con el ratón), así:</w:t>
                  </w:r>
                </w:p>
                <w:p w:rsidR="007A3021" w:rsidRPr="007A3021" w:rsidRDefault="007A3021" w:rsidP="007A3021">
                  <w:pPr>
                    <w:spacing w:before="100" w:beforeAutospacing="1" w:after="100" w:afterAutospacing="1" w:line="240" w:lineRule="auto"/>
                    <w:rPr>
                      <w:rFonts w:ascii="Arial" w:eastAsia="Times New Roman" w:hAnsi="Arial" w:cs="Arial"/>
                      <w:color w:val="000033"/>
                      <w:sz w:val="18"/>
                      <w:szCs w:val="18"/>
                      <w:lang w:eastAsia="es-ES"/>
                    </w:rPr>
                  </w:pPr>
                  <w:r w:rsidRPr="007A3021">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4591050" cy="4591050"/>
                        <wp:effectExtent l="19050" t="0" r="0" b="0"/>
                        <wp:docPr id="525" name="Imagen 525" descr="http://www.deseoaprender.com/InfBasicLecc14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deseoaprender.com/InfBasicLecc14_clip_image003.jpg"/>
                                <pic:cNvPicPr>
                                  <a:picLocks noChangeAspect="1" noChangeArrowheads="1"/>
                                </pic:cNvPicPr>
                              </pic:nvPicPr>
                              <pic:blipFill>
                                <a:blip r:embed="rId177"/>
                                <a:srcRect/>
                                <a:stretch>
                                  <a:fillRect/>
                                </a:stretch>
                              </pic:blipFill>
                              <pic:spPr bwMode="auto">
                                <a:xfrm>
                                  <a:off x="0" y="0"/>
                                  <a:ext cx="4591050" cy="4591050"/>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Con esta operación se nos muestra un menú donde aparecerán todos los programas que tenemos cargados en Windows, pues bien, veis que arriba del todo aparece un apartado que pone "</w:t>
                  </w:r>
                  <w:r w:rsidRPr="007A3021">
                    <w:rPr>
                      <w:rFonts w:ascii="Arial" w:eastAsia="Times New Roman" w:hAnsi="Arial" w:cs="Arial"/>
                      <w:b/>
                      <w:bCs/>
                      <w:color w:val="336699"/>
                      <w:sz w:val="20"/>
                      <w:lang w:eastAsia="es-ES"/>
                    </w:rPr>
                    <w:t>Accesorios</w:t>
                  </w:r>
                  <w:r w:rsidRPr="007A3021">
                    <w:rPr>
                      <w:rFonts w:ascii="Arial" w:eastAsia="Times New Roman" w:hAnsi="Arial" w:cs="Arial"/>
                      <w:color w:val="000000"/>
                      <w:sz w:val="20"/>
                      <w:lang w:eastAsia="es-ES"/>
                    </w:rPr>
                    <w:t xml:space="preserve">" y que tiene a su derecha la punta de flecha negra, así que ya </w:t>
                  </w:r>
                  <w:proofErr w:type="spellStart"/>
                  <w:r w:rsidRPr="007A3021">
                    <w:rPr>
                      <w:rFonts w:ascii="Arial" w:eastAsia="Times New Roman" w:hAnsi="Arial" w:cs="Arial"/>
                      <w:color w:val="000000"/>
                      <w:sz w:val="20"/>
                      <w:lang w:eastAsia="es-ES"/>
                    </w:rPr>
                    <w:t>habreis</w:t>
                  </w:r>
                  <w:proofErr w:type="spellEnd"/>
                  <w:r w:rsidRPr="007A3021">
                    <w:rPr>
                      <w:rFonts w:ascii="Arial" w:eastAsia="Times New Roman" w:hAnsi="Arial" w:cs="Arial"/>
                      <w:color w:val="000000"/>
                      <w:sz w:val="20"/>
                      <w:lang w:eastAsia="es-ES"/>
                    </w:rPr>
                    <w:t xml:space="preserve"> deducido que tenemos que desplazar el puntero de nuestro ratón hasta dicha línea y colocarlo encima, con lo que nos aparecerá algo similar a esto:</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lastRenderedPageBreak/>
                    <w:t>    </w:t>
                  </w:r>
                  <w:r w:rsidRPr="007A3021">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3952875" cy="3486150"/>
                        <wp:effectExtent l="19050" t="0" r="9525" b="0"/>
                        <wp:docPr id="526" name="Imagen 526" descr="http://www.deseoaprender.com/InfBasicLecc14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www.deseoaprender.com/InfBasicLecc14_clip_image004.jpg"/>
                                <pic:cNvPicPr>
                                  <a:picLocks noChangeAspect="1" noChangeArrowheads="1"/>
                                </pic:cNvPicPr>
                              </pic:nvPicPr>
                              <pic:blipFill>
                                <a:blip r:embed="rId178"/>
                                <a:srcRect/>
                                <a:stretch>
                                  <a:fillRect/>
                                </a:stretch>
                              </pic:blipFill>
                              <pic:spPr bwMode="auto">
                                <a:xfrm>
                                  <a:off x="0" y="0"/>
                                  <a:ext cx="3952875" cy="3486150"/>
                                </a:xfrm>
                                <a:prstGeom prst="rect">
                                  <a:avLst/>
                                </a:prstGeom>
                                <a:noFill/>
                                <a:ln w="9525">
                                  <a:noFill/>
                                  <a:miter lim="800000"/>
                                  <a:headEnd/>
                                  <a:tailEnd/>
                                </a:ln>
                              </pic:spPr>
                            </pic:pic>
                          </a:graphicData>
                        </a:graphic>
                      </wp:inline>
                    </w:drawing>
                  </w:r>
                </w:p>
              </w:tc>
            </w:tr>
            <w:tr w:rsidR="007A3021" w:rsidRPr="007A3021">
              <w:trPr>
                <w:tblCellSpacing w:w="30" w:type="dxa"/>
              </w:trPr>
              <w:tc>
                <w:tcPr>
                  <w:tcW w:w="0" w:type="auto"/>
                  <w:vAlign w:val="center"/>
                  <w:hideMark/>
                </w:tcPr>
                <w:p w:rsidR="007A3021" w:rsidRPr="007A3021" w:rsidRDefault="007A3021" w:rsidP="007A3021">
                  <w:pPr>
                    <w:spacing w:before="100" w:beforeAutospacing="1" w:after="24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lastRenderedPageBreak/>
                    <w:t>    Deberemos buscar el apartado que ponga "</w:t>
                  </w:r>
                  <w:proofErr w:type="spellStart"/>
                  <w:r w:rsidRPr="007A3021">
                    <w:rPr>
                      <w:rFonts w:ascii="Arial" w:eastAsia="Times New Roman" w:hAnsi="Arial" w:cs="Arial"/>
                      <w:color w:val="000000"/>
                      <w:sz w:val="20"/>
                      <w:lang w:eastAsia="es-ES"/>
                    </w:rPr>
                    <w:t>WordPad</w:t>
                  </w:r>
                  <w:proofErr w:type="spellEnd"/>
                  <w:r w:rsidRPr="007A3021">
                    <w:rPr>
                      <w:rFonts w:ascii="Arial" w:eastAsia="Times New Roman" w:hAnsi="Arial" w:cs="Arial"/>
                      <w:color w:val="000000"/>
                      <w:sz w:val="20"/>
                      <w:lang w:eastAsia="es-ES"/>
                    </w:rPr>
                    <w:t>" que en mi caso como veis está al final; así que traslado el puntero hasta dicha línea y esta vez ( veis que no existe la punta de flecha negra ) sí que tenemos que picar una vez con el botón izquierdo del ratón, y nos deberá aparecer esto:</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r>
                  <w:r w:rsidRPr="007A3021">
                    <w:rPr>
                      <w:rFonts w:ascii="Verdana" w:eastAsia="Times New Roman" w:hAnsi="Verdana" w:cs="Arial"/>
                      <w:color w:val="000000"/>
                      <w:sz w:val="18"/>
                      <w:lang w:eastAsia="es-ES"/>
                    </w:rPr>
                    <w:t>      </w:t>
                  </w:r>
                  <w:r>
                    <w:rPr>
                      <w:rFonts w:ascii="Verdana" w:eastAsia="Times New Roman" w:hAnsi="Verdana" w:cs="Arial"/>
                      <w:noProof/>
                      <w:color w:val="000000"/>
                      <w:sz w:val="18"/>
                      <w:szCs w:val="18"/>
                      <w:lang w:eastAsia="es-ES"/>
                    </w:rPr>
                    <w:drawing>
                      <wp:inline distT="0" distB="0" distL="0" distR="0">
                        <wp:extent cx="4876800" cy="3476625"/>
                        <wp:effectExtent l="19050" t="0" r="0" b="0"/>
                        <wp:docPr id="527" name="Imagen 527" descr="http://www.deseoaprender.com/InfBasicLecc14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www.deseoaprender.com/InfBasicLecc14_clip_image006.jpg"/>
                                <pic:cNvPicPr>
                                  <a:picLocks noChangeAspect="1" noChangeArrowheads="1"/>
                                </pic:cNvPicPr>
                              </pic:nvPicPr>
                              <pic:blipFill>
                                <a:blip r:embed="rId179"/>
                                <a:srcRect/>
                                <a:stretch>
                                  <a:fillRect/>
                                </a:stretch>
                              </pic:blipFill>
                              <pic:spPr bwMode="auto">
                                <a:xfrm>
                                  <a:off x="0" y="0"/>
                                  <a:ext cx="4876800" cy="3476625"/>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Es el programa donde deberemos escribir nuestro primer documento, pues veis que dentro de él aparece un cursor parpadeando, así que proceded a escribir lo siguiente: "Este es mi primer archivo que consiste en un documento y que guardaré en la carpeta </w:t>
                  </w:r>
                  <w:proofErr w:type="spellStart"/>
                  <w:r w:rsidRPr="007A3021">
                    <w:rPr>
                      <w:rFonts w:ascii="Arial" w:eastAsia="Times New Roman" w:hAnsi="Arial" w:cs="Arial"/>
                      <w:color w:val="000000"/>
                      <w:sz w:val="20"/>
                      <w:szCs w:val="20"/>
                      <w:lang w:eastAsia="es-ES"/>
                    </w:rPr>
                    <w:t>MisCartas</w:t>
                  </w:r>
                  <w:proofErr w:type="spellEnd"/>
                  <w:r w:rsidRPr="007A3021">
                    <w:rPr>
                      <w:rFonts w:ascii="Arial" w:eastAsia="Times New Roman" w:hAnsi="Arial" w:cs="Arial"/>
                      <w:color w:val="000000"/>
                      <w:sz w:val="20"/>
                      <w:szCs w:val="20"/>
                      <w:lang w:eastAsia="es-ES"/>
                    </w:rPr>
                    <w:t xml:space="preserve">." ¿le </w:t>
                  </w:r>
                  <w:proofErr w:type="spellStart"/>
                  <w:r w:rsidRPr="007A3021">
                    <w:rPr>
                      <w:rFonts w:ascii="Arial" w:eastAsia="Times New Roman" w:hAnsi="Arial" w:cs="Arial"/>
                      <w:color w:val="000000"/>
                      <w:sz w:val="20"/>
                      <w:szCs w:val="20"/>
                      <w:lang w:eastAsia="es-ES"/>
                    </w:rPr>
                    <w:t>teneis</w:t>
                  </w:r>
                  <w:proofErr w:type="spellEnd"/>
                  <w:r w:rsidRPr="007A3021">
                    <w:rPr>
                      <w:rFonts w:ascii="Arial" w:eastAsia="Times New Roman" w:hAnsi="Arial" w:cs="Arial"/>
                      <w:color w:val="000000"/>
                      <w:sz w:val="20"/>
                      <w:szCs w:val="20"/>
                      <w:lang w:eastAsia="es-ES"/>
                    </w:rPr>
                    <w:t xml:space="preserve">?, deberá aparecer así: </w:t>
                  </w:r>
                </w:p>
                <w:p w:rsidR="007A3021" w:rsidRPr="007A3021" w:rsidRDefault="007A3021" w:rsidP="007A3021">
                  <w:pPr>
                    <w:spacing w:before="100" w:beforeAutospacing="1" w:after="240" w:line="240" w:lineRule="auto"/>
                    <w:jc w:val="center"/>
                    <w:rPr>
                      <w:rFonts w:ascii="Verdana" w:eastAsia="Times New Roman" w:hAnsi="Verdana" w:cs="Arial"/>
                      <w:color w:val="000000"/>
                      <w:sz w:val="18"/>
                      <w:szCs w:val="18"/>
                      <w:lang w:eastAsia="es-ES"/>
                    </w:rPr>
                  </w:pPr>
                  <w:r>
                    <w:rPr>
                      <w:rFonts w:ascii="Verdana" w:eastAsia="Times New Roman" w:hAnsi="Verdana" w:cs="Arial"/>
                      <w:noProof/>
                      <w:color w:val="000000"/>
                      <w:sz w:val="18"/>
                      <w:szCs w:val="18"/>
                      <w:lang w:eastAsia="es-ES"/>
                    </w:rPr>
                    <w:lastRenderedPageBreak/>
                    <w:drawing>
                      <wp:inline distT="0" distB="0" distL="0" distR="0">
                        <wp:extent cx="4905375" cy="1362075"/>
                        <wp:effectExtent l="19050" t="0" r="9525" b="0"/>
                        <wp:docPr id="528" name="Imagen 528" descr="http://www.deseoaprender.com/InfBasicLecc14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www.deseoaprender.com/InfBasicLecc14_clip_image008.jpg"/>
                                <pic:cNvPicPr>
                                  <a:picLocks noChangeAspect="1" noChangeArrowheads="1"/>
                                </pic:cNvPicPr>
                              </pic:nvPicPr>
                              <pic:blipFill>
                                <a:blip r:embed="rId180"/>
                                <a:srcRect/>
                                <a:stretch>
                                  <a:fillRect/>
                                </a:stretch>
                              </pic:blipFill>
                              <pic:spPr bwMode="auto">
                                <a:xfrm>
                                  <a:off x="0" y="0"/>
                                  <a:ext cx="4905375" cy="1362075"/>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Con lo que está creado el texto, pero ahora viene la operación de guardarlo y además en el sitio adecuado que como venimos diciendo será en la carpeta que creamos "</w:t>
                  </w:r>
                  <w:proofErr w:type="spellStart"/>
                  <w:r w:rsidRPr="007A3021">
                    <w:rPr>
                      <w:rFonts w:ascii="Arial" w:eastAsia="Times New Roman" w:hAnsi="Arial" w:cs="Arial"/>
                      <w:color w:val="000000"/>
                      <w:sz w:val="20"/>
                      <w:szCs w:val="20"/>
                      <w:lang w:eastAsia="es-ES"/>
                    </w:rPr>
                    <w:t>MisCartas</w:t>
                  </w:r>
                  <w:proofErr w:type="spellEnd"/>
                  <w:r w:rsidRPr="007A3021">
                    <w:rPr>
                      <w:rFonts w:ascii="Arial" w:eastAsia="Times New Roman" w:hAnsi="Arial" w:cs="Arial"/>
                      <w:color w:val="000000"/>
                      <w:sz w:val="20"/>
                      <w:szCs w:val="20"/>
                      <w:lang w:eastAsia="es-ES"/>
                    </w:rPr>
                    <w:t>", así que para ello debemos trasladar el puntero del ratón hasta la parte superior izquierda y colocarlo sobre el apartado "</w:t>
                  </w:r>
                  <w:r w:rsidRPr="007A3021">
                    <w:rPr>
                      <w:rFonts w:ascii="Arial" w:eastAsia="Times New Roman" w:hAnsi="Arial" w:cs="Arial"/>
                      <w:b/>
                      <w:bCs/>
                      <w:color w:val="336699"/>
                      <w:sz w:val="20"/>
                      <w:szCs w:val="20"/>
                      <w:lang w:eastAsia="es-ES"/>
                    </w:rPr>
                    <w:t>Archivo</w:t>
                  </w:r>
                  <w:r w:rsidRPr="007A3021">
                    <w:rPr>
                      <w:rFonts w:ascii="Arial" w:eastAsia="Times New Roman" w:hAnsi="Arial" w:cs="Arial"/>
                      <w:color w:val="000000"/>
                      <w:sz w:val="20"/>
                      <w:szCs w:val="20"/>
                      <w:lang w:eastAsia="es-ES"/>
                    </w:rPr>
                    <w:t xml:space="preserve">": </w:t>
                  </w:r>
                </w:p>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2038350" cy="1495425"/>
                        <wp:effectExtent l="19050" t="0" r="0" b="0"/>
                        <wp:docPr id="529" name="Imagen 529" descr="http://www.deseoaprender.com/InfBasicLecc14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deseoaprender.com/InfBasicLecc14_clip_image009.jpg"/>
                                <pic:cNvPicPr>
                                  <a:picLocks noChangeAspect="1" noChangeArrowheads="1"/>
                                </pic:cNvPicPr>
                              </pic:nvPicPr>
                              <pic:blipFill>
                                <a:blip r:embed="rId181"/>
                                <a:srcRect/>
                                <a:stretch>
                                  <a:fillRect/>
                                </a:stretch>
                              </pic:blipFill>
                              <pic:spPr bwMode="auto">
                                <a:xfrm>
                                  <a:off x="0" y="0"/>
                                  <a:ext cx="2038350" cy="1495425"/>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Como veis he marcado con una flecha (un poco mal hecha pero bueno) y una vez encima pues como siempre picamos una vez con botón izquierdo para que aparezca: </w:t>
                  </w:r>
                </w:p>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1819275" cy="2276475"/>
                        <wp:effectExtent l="19050" t="0" r="9525" b="0"/>
                        <wp:docPr id="530" name="Imagen 530" descr="http://www.deseoaprender.com/InfBasicLecc14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www.deseoaprender.com/InfBasicLecc14_clip_image010.jpg"/>
                                <pic:cNvPicPr>
                                  <a:picLocks noChangeAspect="1" noChangeArrowheads="1"/>
                                </pic:cNvPicPr>
                              </pic:nvPicPr>
                              <pic:blipFill>
                                <a:blip r:embed="rId182"/>
                                <a:srcRect/>
                                <a:stretch>
                                  <a:fillRect/>
                                </a:stretch>
                              </pic:blipFill>
                              <pic:spPr bwMode="auto">
                                <a:xfrm>
                                  <a:off x="0" y="0"/>
                                  <a:ext cx="1819275" cy="2276475"/>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Donde tendremos que trasladar el puntero al apartado "</w:t>
                  </w:r>
                  <w:r w:rsidRPr="007A3021">
                    <w:rPr>
                      <w:rFonts w:ascii="Arial" w:eastAsia="Times New Roman" w:hAnsi="Arial" w:cs="Arial"/>
                      <w:b/>
                      <w:bCs/>
                      <w:color w:val="336699"/>
                      <w:sz w:val="20"/>
                      <w:szCs w:val="20"/>
                      <w:lang w:eastAsia="es-ES"/>
                    </w:rPr>
                    <w:t>Guardar como...</w:t>
                  </w:r>
                  <w:r w:rsidRPr="007A3021">
                    <w:rPr>
                      <w:rFonts w:ascii="Arial" w:eastAsia="Times New Roman" w:hAnsi="Arial" w:cs="Arial"/>
                      <w:color w:val="000000"/>
                      <w:sz w:val="20"/>
                      <w:szCs w:val="20"/>
                      <w:lang w:eastAsia="es-ES"/>
                    </w:rPr>
                    <w:t xml:space="preserve">" y picar una vez con el ratón, lo que hará que aparezca: </w:t>
                  </w:r>
                </w:p>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lastRenderedPageBreak/>
                    <w:drawing>
                      <wp:inline distT="0" distB="0" distL="0" distR="0">
                        <wp:extent cx="4810125" cy="3810000"/>
                        <wp:effectExtent l="19050" t="0" r="9525" b="0"/>
                        <wp:docPr id="531" name="Imagen 531" descr="http://www.deseoaprender.com/InfBasicLecc14_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deseoaprender.com/InfBasicLecc14_clip_image011.jpg"/>
                                <pic:cNvPicPr>
                                  <a:picLocks noChangeAspect="1" noChangeArrowheads="1"/>
                                </pic:cNvPicPr>
                              </pic:nvPicPr>
                              <pic:blipFill>
                                <a:blip r:embed="rId183"/>
                                <a:srcRect/>
                                <a:stretch>
                                  <a:fillRect/>
                                </a:stretch>
                              </pic:blipFill>
                              <pic:spPr bwMode="auto">
                                <a:xfrm>
                                  <a:off x="0" y="0"/>
                                  <a:ext cx="4810125" cy="3810000"/>
                                </a:xfrm>
                                <a:prstGeom prst="rect">
                                  <a:avLst/>
                                </a:prstGeom>
                                <a:noFill/>
                                <a:ln w="9525">
                                  <a:noFill/>
                                  <a:miter lim="800000"/>
                                  <a:headEnd/>
                                  <a:tailEnd/>
                                </a:ln>
                              </pic:spPr>
                            </pic:pic>
                          </a:graphicData>
                        </a:graphic>
                      </wp:inline>
                    </w:drawing>
                  </w:r>
                  <w:r w:rsidRPr="007A3021">
                    <w:rPr>
                      <w:rFonts w:ascii="Arial" w:eastAsia="Times New Roman" w:hAnsi="Arial" w:cs="Arial"/>
                      <w:color w:val="000000"/>
                      <w:sz w:val="20"/>
                      <w:szCs w:val="20"/>
                      <w:lang w:eastAsia="es-ES"/>
                    </w:rPr>
                    <w:t xml:space="preserve">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Esto en principio os sonará a chino pero cuando </w:t>
                  </w:r>
                  <w:proofErr w:type="spellStart"/>
                  <w:r w:rsidRPr="007A3021">
                    <w:rPr>
                      <w:rFonts w:ascii="Arial" w:eastAsia="Times New Roman" w:hAnsi="Arial" w:cs="Arial"/>
                      <w:color w:val="000000"/>
                      <w:sz w:val="20"/>
                      <w:szCs w:val="20"/>
                      <w:lang w:eastAsia="es-ES"/>
                    </w:rPr>
                    <w:t>hayais</w:t>
                  </w:r>
                  <w:proofErr w:type="spellEnd"/>
                  <w:r w:rsidRPr="007A3021">
                    <w:rPr>
                      <w:rFonts w:ascii="Arial" w:eastAsia="Times New Roman" w:hAnsi="Arial" w:cs="Arial"/>
                      <w:color w:val="000000"/>
                      <w:sz w:val="20"/>
                      <w:szCs w:val="20"/>
                      <w:lang w:eastAsia="es-ES"/>
                    </w:rPr>
                    <w:t xml:space="preserve"> guardado muchos documentos os llegará a resultar muy familiar porque se usa bastante.-¿</w:t>
                  </w:r>
                  <w:proofErr w:type="spellStart"/>
                  <w:r w:rsidRPr="007A3021">
                    <w:rPr>
                      <w:rFonts w:ascii="Arial" w:eastAsia="Times New Roman" w:hAnsi="Arial" w:cs="Arial"/>
                      <w:color w:val="000000"/>
                      <w:sz w:val="20"/>
                      <w:szCs w:val="20"/>
                      <w:lang w:eastAsia="es-ES"/>
                    </w:rPr>
                    <w:t>Que</w:t>
                  </w:r>
                  <w:proofErr w:type="spellEnd"/>
                  <w:r w:rsidRPr="007A3021">
                    <w:rPr>
                      <w:rFonts w:ascii="Arial" w:eastAsia="Times New Roman" w:hAnsi="Arial" w:cs="Arial"/>
                      <w:color w:val="000000"/>
                      <w:sz w:val="20"/>
                      <w:szCs w:val="20"/>
                      <w:lang w:eastAsia="es-ES"/>
                    </w:rPr>
                    <w:t xml:space="preserve"> es esto? pues si </w:t>
                  </w:r>
                  <w:proofErr w:type="spellStart"/>
                  <w:r w:rsidRPr="007A3021">
                    <w:rPr>
                      <w:rFonts w:ascii="Arial" w:eastAsia="Times New Roman" w:hAnsi="Arial" w:cs="Arial"/>
                      <w:color w:val="000000"/>
                      <w:sz w:val="20"/>
                      <w:szCs w:val="20"/>
                      <w:lang w:eastAsia="es-ES"/>
                    </w:rPr>
                    <w:t>pensais</w:t>
                  </w:r>
                  <w:proofErr w:type="spellEnd"/>
                  <w:r w:rsidRPr="007A3021">
                    <w:rPr>
                      <w:rFonts w:ascii="Arial" w:eastAsia="Times New Roman" w:hAnsi="Arial" w:cs="Arial"/>
                      <w:color w:val="000000"/>
                      <w:sz w:val="20"/>
                      <w:szCs w:val="20"/>
                      <w:lang w:eastAsia="es-ES"/>
                    </w:rPr>
                    <w:t xml:space="preserve"> detenidamente </w:t>
                  </w:r>
                  <w:proofErr w:type="spellStart"/>
                  <w:r w:rsidRPr="007A3021">
                    <w:rPr>
                      <w:rFonts w:ascii="Arial" w:eastAsia="Times New Roman" w:hAnsi="Arial" w:cs="Arial"/>
                      <w:color w:val="000000"/>
                      <w:sz w:val="20"/>
                      <w:szCs w:val="20"/>
                      <w:lang w:eastAsia="es-ES"/>
                    </w:rPr>
                    <w:t>vereis</w:t>
                  </w:r>
                  <w:proofErr w:type="spellEnd"/>
                  <w:r w:rsidRPr="007A3021">
                    <w:rPr>
                      <w:rFonts w:ascii="Arial" w:eastAsia="Times New Roman" w:hAnsi="Arial" w:cs="Arial"/>
                      <w:color w:val="000000"/>
                      <w:sz w:val="20"/>
                      <w:szCs w:val="20"/>
                      <w:lang w:eastAsia="es-ES"/>
                    </w:rPr>
                    <w:t xml:space="preserve"> que no es más que la manera que ofrece Windows para llegar a la carpeta donde quieres </w:t>
                  </w:r>
                  <w:r w:rsidRPr="007A3021">
                    <w:rPr>
                      <w:rFonts w:ascii="Arial" w:eastAsia="Times New Roman" w:hAnsi="Arial" w:cs="Arial"/>
                      <w:b/>
                      <w:bCs/>
                      <w:color w:val="336699"/>
                      <w:sz w:val="20"/>
                      <w:szCs w:val="20"/>
                      <w:lang w:eastAsia="es-ES"/>
                    </w:rPr>
                    <w:t>guardar el documento</w:t>
                  </w:r>
                  <w:r w:rsidRPr="007A3021">
                    <w:rPr>
                      <w:rFonts w:ascii="Arial" w:eastAsia="Times New Roman" w:hAnsi="Arial" w:cs="Arial"/>
                      <w:color w:val="000000"/>
                      <w:sz w:val="20"/>
                      <w:szCs w:val="20"/>
                      <w:lang w:eastAsia="es-ES"/>
                    </w:rPr>
                    <w:t xml:space="preserve">, es como si te hubiese abierto el Explorador, porque inmediatamente te habrás dado cuenta que entre otras cosas aparece algo que nos debería sonar, y es el apartado "Mi PC" ¿os suena verdad?; pues ahora colocamos el puntero sobre dicho apartado y esta vez debemos hacer un doble </w:t>
                  </w:r>
                  <w:proofErr w:type="spellStart"/>
                  <w:r w:rsidRPr="007A3021">
                    <w:rPr>
                      <w:rFonts w:ascii="Arial" w:eastAsia="Times New Roman" w:hAnsi="Arial" w:cs="Arial"/>
                      <w:color w:val="000000"/>
                      <w:sz w:val="20"/>
                      <w:szCs w:val="20"/>
                      <w:lang w:eastAsia="es-ES"/>
                    </w:rPr>
                    <w:t>click</w:t>
                  </w:r>
                  <w:proofErr w:type="spellEnd"/>
                  <w:r w:rsidRPr="007A3021">
                    <w:rPr>
                      <w:rFonts w:ascii="Arial" w:eastAsia="Times New Roman" w:hAnsi="Arial" w:cs="Arial"/>
                      <w:color w:val="000000"/>
                      <w:sz w:val="20"/>
                      <w:szCs w:val="20"/>
                      <w:lang w:eastAsia="es-ES"/>
                    </w:rPr>
                    <w:t xml:space="preserve"> con el botón izquierdo del ratón para que inmediatamente aparezca: </w:t>
                  </w:r>
                </w:p>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3057525" cy="2057400"/>
                        <wp:effectExtent l="19050" t="0" r="9525" b="0"/>
                        <wp:docPr id="532" name="Imagen 532" descr="http://www.deseoaprender.com/InfBasicLecc14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deseoaprender.com/InfBasicLecc14_clip_image012.jpg"/>
                                <pic:cNvPicPr>
                                  <a:picLocks noChangeAspect="1" noChangeArrowheads="1"/>
                                </pic:cNvPicPr>
                              </pic:nvPicPr>
                              <pic:blipFill>
                                <a:blip r:embed="rId184"/>
                                <a:srcRect/>
                                <a:stretch>
                                  <a:fillRect/>
                                </a:stretch>
                              </pic:blipFill>
                              <pic:spPr bwMode="auto">
                                <a:xfrm>
                                  <a:off x="0" y="0"/>
                                  <a:ext cx="3057525" cy="2057400"/>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Ahora sí os sonará más aún porque veis como es una copia idéntica a cuando hablábamos del Explorador, es decir nos aparece la partición C: del disco duro, y además la partición D: (si es que la tenemos y se llama así, recordad); y recordad que nosotros habíamos creado la carpeta "Mis Cartas" dentro de D: así que fácilmente se deduce que allí debemos ir y para ello como siempre, trasladamos el puntero del ratón hasta colocarlo encima de D: y volvemos a hacer un doble </w:t>
                  </w:r>
                  <w:proofErr w:type="spellStart"/>
                  <w:r w:rsidRPr="007A3021">
                    <w:rPr>
                      <w:rFonts w:ascii="Arial" w:eastAsia="Times New Roman" w:hAnsi="Arial" w:cs="Arial"/>
                      <w:color w:val="000000"/>
                      <w:sz w:val="20"/>
                      <w:szCs w:val="20"/>
                      <w:lang w:eastAsia="es-ES"/>
                    </w:rPr>
                    <w:t>click</w:t>
                  </w:r>
                  <w:proofErr w:type="spellEnd"/>
                  <w:r w:rsidRPr="007A3021">
                    <w:rPr>
                      <w:rFonts w:ascii="Arial" w:eastAsia="Times New Roman" w:hAnsi="Arial" w:cs="Arial"/>
                      <w:color w:val="000000"/>
                      <w:sz w:val="20"/>
                      <w:szCs w:val="20"/>
                      <w:lang w:eastAsia="es-ES"/>
                    </w:rPr>
                    <w:t xml:space="preserve"> con botón izquierdo para que salga: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w:t>
                  </w:r>
                  <w:r>
                    <w:rPr>
                      <w:rFonts w:ascii="Arial" w:eastAsia="Times New Roman" w:hAnsi="Arial" w:cs="Arial"/>
                      <w:noProof/>
                      <w:color w:val="000000"/>
                      <w:sz w:val="20"/>
                      <w:szCs w:val="20"/>
                      <w:lang w:eastAsia="es-ES"/>
                    </w:rPr>
                    <w:drawing>
                      <wp:inline distT="0" distB="0" distL="0" distR="0">
                        <wp:extent cx="2781300" cy="1743075"/>
                        <wp:effectExtent l="19050" t="0" r="0" b="0"/>
                        <wp:docPr id="533" name="Imagen 533" descr="http://www.deseoaprender.com/InfBasicLecc14_clip_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deseoaprender.com/InfBasicLecc14_clip_image013.jpg"/>
                                <pic:cNvPicPr>
                                  <a:picLocks noChangeAspect="1" noChangeArrowheads="1"/>
                                </pic:cNvPicPr>
                              </pic:nvPicPr>
                              <pic:blipFill>
                                <a:blip r:embed="rId185"/>
                                <a:srcRect/>
                                <a:stretch>
                                  <a:fillRect/>
                                </a:stretch>
                              </pic:blipFill>
                              <pic:spPr bwMode="auto">
                                <a:xfrm>
                                  <a:off x="0" y="0"/>
                                  <a:ext cx="2781300" cy="1743075"/>
                                </a:xfrm>
                                <a:prstGeom prst="rect">
                                  <a:avLst/>
                                </a:prstGeom>
                                <a:noFill/>
                                <a:ln w="9525">
                                  <a:noFill/>
                                  <a:miter lim="800000"/>
                                  <a:headEnd/>
                                  <a:tailEnd/>
                                </a:ln>
                              </pic:spPr>
                            </pic:pic>
                          </a:graphicData>
                        </a:graphic>
                      </wp:inline>
                    </w:drawing>
                  </w:r>
                  <w:r w:rsidRPr="007A3021">
                    <w:rPr>
                      <w:rFonts w:ascii="Arial" w:eastAsia="Times New Roman" w:hAnsi="Arial" w:cs="Arial"/>
                      <w:color w:val="000000"/>
                      <w:sz w:val="20"/>
                      <w:szCs w:val="20"/>
                      <w:lang w:eastAsia="es-ES"/>
                    </w:rPr>
                    <w:t> </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xml:space="preserve">   Ya solo queda colocar el puntero sobre la carpeta que buscábamos "Mis Cartas" y volver a hacer un doble </w:t>
                  </w:r>
                  <w:proofErr w:type="spellStart"/>
                  <w:r w:rsidRPr="007A3021">
                    <w:rPr>
                      <w:rFonts w:ascii="Arial" w:eastAsia="Times New Roman" w:hAnsi="Arial" w:cs="Arial"/>
                      <w:color w:val="000000"/>
                      <w:sz w:val="20"/>
                      <w:szCs w:val="20"/>
                      <w:lang w:eastAsia="es-ES"/>
                    </w:rPr>
                    <w:t>click</w:t>
                  </w:r>
                  <w:proofErr w:type="spellEnd"/>
                  <w:r w:rsidRPr="007A3021">
                    <w:rPr>
                      <w:rFonts w:ascii="Arial" w:eastAsia="Times New Roman" w:hAnsi="Arial" w:cs="Arial"/>
                      <w:color w:val="000000"/>
                      <w:sz w:val="20"/>
                      <w:szCs w:val="20"/>
                      <w:lang w:eastAsia="es-ES"/>
                    </w:rPr>
                    <w:t xml:space="preserve"> con botón izquierdo, para que veamos: </w:t>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Verdana" w:eastAsia="Times New Roman" w:hAnsi="Verdana" w:cs="Arial"/>
                      <w:color w:val="000000"/>
                      <w:sz w:val="18"/>
                      <w:szCs w:val="18"/>
                      <w:lang w:eastAsia="es-ES"/>
                    </w:rPr>
                    <w:t> </w:t>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Verdana" w:eastAsia="Times New Roman" w:hAnsi="Verdana" w:cs="Arial"/>
                      <w:color w:val="000000"/>
                      <w:sz w:val="18"/>
                      <w:szCs w:val="18"/>
                      <w:lang w:eastAsia="es-ES"/>
                    </w:rPr>
                    <w:t>          </w:t>
                  </w:r>
                  <w:r>
                    <w:rPr>
                      <w:rFonts w:ascii="Verdana" w:eastAsia="Times New Roman" w:hAnsi="Verdana" w:cs="Arial"/>
                      <w:noProof/>
                      <w:color w:val="000000"/>
                      <w:sz w:val="18"/>
                      <w:szCs w:val="18"/>
                      <w:lang w:eastAsia="es-ES"/>
                    </w:rPr>
                    <w:drawing>
                      <wp:inline distT="0" distB="0" distL="0" distR="0">
                        <wp:extent cx="2933700" cy="3286125"/>
                        <wp:effectExtent l="19050" t="0" r="0" b="0"/>
                        <wp:docPr id="534" name="Imagen 534" descr="http://www.deseoaprender.com/InfBasicLecc14_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www.deseoaprender.com/InfBasicLecc14_clip_image014.jpg"/>
                                <pic:cNvPicPr>
                                  <a:picLocks noChangeAspect="1" noChangeArrowheads="1"/>
                                </pic:cNvPicPr>
                              </pic:nvPicPr>
                              <pic:blipFill>
                                <a:blip r:embed="rId186"/>
                                <a:srcRect/>
                                <a:stretch>
                                  <a:fillRect/>
                                </a:stretch>
                              </pic:blipFill>
                              <pic:spPr bwMode="auto">
                                <a:xfrm>
                                  <a:off x="0" y="0"/>
                                  <a:ext cx="2933700" cy="3286125"/>
                                </a:xfrm>
                                <a:prstGeom prst="rect">
                                  <a:avLst/>
                                </a:prstGeom>
                                <a:noFill/>
                                <a:ln w="9525">
                                  <a:noFill/>
                                  <a:miter lim="800000"/>
                                  <a:headEnd/>
                                  <a:tailEnd/>
                                </a:ln>
                              </pic:spPr>
                            </pic:pic>
                          </a:graphicData>
                        </a:graphic>
                      </wp:inline>
                    </w:drawing>
                  </w:r>
                  <w:r w:rsidRPr="007A3021">
                    <w:rPr>
                      <w:rFonts w:ascii="Verdana" w:eastAsia="Times New Roman" w:hAnsi="Verdana" w:cs="Arial"/>
                      <w:color w:val="000000"/>
                      <w:sz w:val="18"/>
                      <w:szCs w:val="18"/>
                      <w:lang w:eastAsia="es-ES"/>
                    </w:rPr>
                    <w:br/>
                  </w:r>
                  <w:r w:rsidRPr="007A3021">
                    <w:rPr>
                      <w:rFonts w:ascii="Verdana" w:eastAsia="Times New Roman" w:hAnsi="Verdana" w:cs="Arial"/>
                      <w:color w:val="000000"/>
                      <w:sz w:val="18"/>
                      <w:szCs w:val="18"/>
                      <w:lang w:eastAsia="es-ES"/>
                    </w:rPr>
                    <w:br/>
                  </w:r>
                  <w:r w:rsidRPr="007A3021">
                    <w:rPr>
                      <w:rFonts w:ascii="Arial" w:eastAsia="Times New Roman" w:hAnsi="Arial" w:cs="Arial"/>
                      <w:color w:val="000000"/>
                      <w:sz w:val="20"/>
                      <w:lang w:eastAsia="es-ES"/>
                    </w:rPr>
                    <w:t xml:space="preserve">   Verás que lógicamente está vacía ya que arriba en "Guardar como" hay una ventanita a su derecha que aparece con la Carpeta nuestra abierta, y en la parte un poco más abajo, está en blanco (lo que quiere decir que aún no tenemos nada metido en dicha carpeta, lo que haremos a continuación); </w:t>
                  </w:r>
                  <w:proofErr w:type="spellStart"/>
                  <w:r w:rsidRPr="007A3021">
                    <w:rPr>
                      <w:rFonts w:ascii="Arial" w:eastAsia="Times New Roman" w:hAnsi="Arial" w:cs="Arial"/>
                      <w:color w:val="000000"/>
                      <w:sz w:val="20"/>
                      <w:lang w:eastAsia="es-ES"/>
                    </w:rPr>
                    <w:t>teneis</w:t>
                  </w:r>
                  <w:proofErr w:type="spellEnd"/>
                  <w:r w:rsidRPr="007A3021">
                    <w:rPr>
                      <w:rFonts w:ascii="Arial" w:eastAsia="Times New Roman" w:hAnsi="Arial" w:cs="Arial"/>
                      <w:color w:val="000000"/>
                      <w:sz w:val="20"/>
                      <w:lang w:eastAsia="es-ES"/>
                    </w:rPr>
                    <w:t xml:space="preserve"> que dar nombre a dicho documento, pues veis como </w:t>
                  </w:r>
                  <w:proofErr w:type="spellStart"/>
                  <w:r w:rsidRPr="007A3021">
                    <w:rPr>
                      <w:rFonts w:ascii="Arial" w:eastAsia="Times New Roman" w:hAnsi="Arial" w:cs="Arial"/>
                      <w:color w:val="000000"/>
                      <w:sz w:val="20"/>
                      <w:lang w:eastAsia="es-ES"/>
                    </w:rPr>
                    <w:t>WordPad</w:t>
                  </w:r>
                  <w:proofErr w:type="spellEnd"/>
                  <w:r w:rsidRPr="007A3021">
                    <w:rPr>
                      <w:rFonts w:ascii="Arial" w:eastAsia="Times New Roman" w:hAnsi="Arial" w:cs="Arial"/>
                      <w:color w:val="000000"/>
                      <w:sz w:val="20"/>
                      <w:lang w:eastAsia="es-ES"/>
                    </w:rPr>
                    <w:t xml:space="preserve"> por defecto le </w:t>
                  </w:r>
                  <w:proofErr w:type="spellStart"/>
                  <w:r w:rsidRPr="007A3021">
                    <w:rPr>
                      <w:rFonts w:ascii="Arial" w:eastAsia="Times New Roman" w:hAnsi="Arial" w:cs="Arial"/>
                      <w:color w:val="000000"/>
                      <w:sz w:val="20"/>
                      <w:lang w:eastAsia="es-ES"/>
                    </w:rPr>
                    <w:t>dá</w:t>
                  </w:r>
                  <w:proofErr w:type="spellEnd"/>
                  <w:r w:rsidRPr="007A3021">
                    <w:rPr>
                      <w:rFonts w:ascii="Arial" w:eastAsia="Times New Roman" w:hAnsi="Arial" w:cs="Arial"/>
                      <w:color w:val="000000"/>
                      <w:sz w:val="20"/>
                      <w:lang w:eastAsia="es-ES"/>
                    </w:rPr>
                    <w:t xml:space="preserve"> "Documento.rtf" y un poco más abajo en la ventanita "Tipo" pone que lo guardará como "Formato de texto enriquecido (RTF)", aunque podría ocurrir que a </w:t>
                  </w:r>
                  <w:proofErr w:type="spellStart"/>
                  <w:r w:rsidRPr="007A3021">
                    <w:rPr>
                      <w:rFonts w:ascii="Arial" w:eastAsia="Times New Roman" w:hAnsi="Arial" w:cs="Arial"/>
                      <w:color w:val="000000"/>
                      <w:sz w:val="20"/>
                      <w:lang w:eastAsia="es-ES"/>
                    </w:rPr>
                    <w:t>vosostros</w:t>
                  </w:r>
                  <w:proofErr w:type="spellEnd"/>
                  <w:r w:rsidRPr="007A3021">
                    <w:rPr>
                      <w:rFonts w:ascii="Arial" w:eastAsia="Times New Roman" w:hAnsi="Arial" w:cs="Arial"/>
                      <w:color w:val="000000"/>
                      <w:sz w:val="20"/>
                      <w:lang w:eastAsia="es-ES"/>
                    </w:rPr>
                    <w:t xml:space="preserve"> os salga otra cosa en esta ventanita, bueno lo que </w:t>
                  </w:r>
                  <w:proofErr w:type="spellStart"/>
                  <w:r w:rsidRPr="007A3021">
                    <w:rPr>
                      <w:rFonts w:ascii="Arial" w:eastAsia="Times New Roman" w:hAnsi="Arial" w:cs="Arial"/>
                      <w:color w:val="000000"/>
                      <w:sz w:val="20"/>
                      <w:lang w:eastAsia="es-ES"/>
                    </w:rPr>
                    <w:t>debeis</w:t>
                  </w:r>
                  <w:proofErr w:type="spellEnd"/>
                  <w:r w:rsidRPr="007A3021">
                    <w:rPr>
                      <w:rFonts w:ascii="Arial" w:eastAsia="Times New Roman" w:hAnsi="Arial" w:cs="Arial"/>
                      <w:color w:val="000000"/>
                      <w:sz w:val="20"/>
                      <w:lang w:eastAsia="es-ES"/>
                    </w:rPr>
                    <w:t xml:space="preserve"> saber es que aquí debe poner "Documento de texto", que lo elegís picando sobre la flecha que hay a la derecha de dicha ventana, donde sale: </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lang w:eastAsia="es-ES"/>
                    </w:rPr>
                    <w:t>      </w:t>
                  </w:r>
                  <w:r>
                    <w:rPr>
                      <w:rFonts w:ascii="Arial" w:eastAsia="Times New Roman" w:hAnsi="Arial" w:cs="Arial"/>
                      <w:noProof/>
                      <w:color w:val="000000"/>
                      <w:sz w:val="20"/>
                      <w:szCs w:val="20"/>
                      <w:lang w:eastAsia="es-ES"/>
                    </w:rPr>
                    <w:drawing>
                      <wp:inline distT="0" distB="0" distL="0" distR="0">
                        <wp:extent cx="3076575" cy="904875"/>
                        <wp:effectExtent l="19050" t="0" r="9525" b="0"/>
                        <wp:docPr id="535" name="Imagen 535" descr="http://www.deseoaprender.com/InfBasicLecc14_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www.deseoaprender.com/InfBasicLecc14_clip_image015.jpg"/>
                                <pic:cNvPicPr>
                                  <a:picLocks noChangeAspect="1" noChangeArrowheads="1"/>
                                </pic:cNvPicPr>
                              </pic:nvPicPr>
                              <pic:blipFill>
                                <a:blip r:embed="rId187"/>
                                <a:srcRect/>
                                <a:stretch>
                                  <a:fillRect/>
                                </a:stretch>
                              </pic:blipFill>
                              <pic:spPr bwMode="auto">
                                <a:xfrm>
                                  <a:off x="0" y="0"/>
                                  <a:ext cx="3076575" cy="904875"/>
                                </a:xfrm>
                                <a:prstGeom prst="rect">
                                  <a:avLst/>
                                </a:prstGeom>
                                <a:noFill/>
                                <a:ln w="9525">
                                  <a:noFill/>
                                  <a:miter lim="800000"/>
                                  <a:headEnd/>
                                  <a:tailEnd/>
                                </a:ln>
                              </pic:spPr>
                            </pic:pic>
                          </a:graphicData>
                        </a:graphic>
                      </wp:inline>
                    </w:drawing>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lang w:eastAsia="es-ES"/>
                    </w:rPr>
                    <w:lastRenderedPageBreak/>
                    <w:t xml:space="preserve">Así que como he dicho, </w:t>
                  </w:r>
                  <w:proofErr w:type="spellStart"/>
                  <w:r w:rsidRPr="007A3021">
                    <w:rPr>
                      <w:rFonts w:ascii="Arial" w:eastAsia="Times New Roman" w:hAnsi="Arial" w:cs="Arial"/>
                      <w:color w:val="000000"/>
                      <w:sz w:val="20"/>
                      <w:lang w:eastAsia="es-ES"/>
                    </w:rPr>
                    <w:t>picais</w:t>
                  </w:r>
                  <w:proofErr w:type="spellEnd"/>
                  <w:r w:rsidRPr="007A3021">
                    <w:rPr>
                      <w:rFonts w:ascii="Arial" w:eastAsia="Times New Roman" w:hAnsi="Arial" w:cs="Arial"/>
                      <w:color w:val="000000"/>
                      <w:sz w:val="20"/>
                      <w:lang w:eastAsia="es-ES"/>
                    </w:rPr>
                    <w:t xml:space="preserve"> sobre dicha opción; luego en la otra ventana justo encima de esta, veis que pone el nombre por defecto, así que </w:t>
                  </w:r>
                  <w:proofErr w:type="spellStart"/>
                  <w:r w:rsidRPr="007A3021">
                    <w:rPr>
                      <w:rFonts w:ascii="Arial" w:eastAsia="Times New Roman" w:hAnsi="Arial" w:cs="Arial"/>
                      <w:color w:val="000000"/>
                      <w:sz w:val="20"/>
                      <w:lang w:eastAsia="es-ES"/>
                    </w:rPr>
                    <w:t>colocais</w:t>
                  </w:r>
                  <w:proofErr w:type="spellEnd"/>
                  <w:r w:rsidRPr="007A3021">
                    <w:rPr>
                      <w:rFonts w:ascii="Arial" w:eastAsia="Times New Roman" w:hAnsi="Arial" w:cs="Arial"/>
                      <w:color w:val="000000"/>
                      <w:sz w:val="20"/>
                      <w:lang w:eastAsia="es-ES"/>
                    </w:rPr>
                    <w:t xml:space="preserve"> el puntero en ella y </w:t>
                  </w:r>
                  <w:proofErr w:type="spellStart"/>
                  <w:r w:rsidRPr="007A3021">
                    <w:rPr>
                      <w:rFonts w:ascii="Arial" w:eastAsia="Times New Roman" w:hAnsi="Arial" w:cs="Arial"/>
                      <w:color w:val="000000"/>
                      <w:sz w:val="20"/>
                      <w:lang w:eastAsia="es-ES"/>
                    </w:rPr>
                    <w:t>picais</w:t>
                  </w:r>
                  <w:proofErr w:type="spellEnd"/>
                  <w:r w:rsidRPr="007A3021">
                    <w:rPr>
                      <w:rFonts w:ascii="Arial" w:eastAsia="Times New Roman" w:hAnsi="Arial" w:cs="Arial"/>
                      <w:color w:val="000000"/>
                      <w:sz w:val="20"/>
                      <w:lang w:eastAsia="es-ES"/>
                    </w:rPr>
                    <w:t xml:space="preserve"> una vez, viendo como se pone en azul para que </w:t>
                  </w:r>
                  <w:proofErr w:type="spellStart"/>
                  <w:r w:rsidRPr="007A3021">
                    <w:rPr>
                      <w:rFonts w:ascii="Arial" w:eastAsia="Times New Roman" w:hAnsi="Arial" w:cs="Arial"/>
                      <w:color w:val="000000"/>
                      <w:sz w:val="20"/>
                      <w:lang w:eastAsia="es-ES"/>
                    </w:rPr>
                    <w:t>escribais</w:t>
                  </w:r>
                  <w:proofErr w:type="spellEnd"/>
                  <w:r w:rsidRPr="007A3021">
                    <w:rPr>
                      <w:rFonts w:ascii="Arial" w:eastAsia="Times New Roman" w:hAnsi="Arial" w:cs="Arial"/>
                      <w:color w:val="000000"/>
                      <w:sz w:val="20"/>
                      <w:lang w:eastAsia="es-ES"/>
                    </w:rPr>
                    <w:t xml:space="preserve">, solo </w:t>
                  </w:r>
                  <w:proofErr w:type="spellStart"/>
                  <w:r w:rsidRPr="007A3021">
                    <w:rPr>
                      <w:rFonts w:ascii="Arial" w:eastAsia="Times New Roman" w:hAnsi="Arial" w:cs="Arial"/>
                      <w:color w:val="000000"/>
                      <w:sz w:val="20"/>
                      <w:lang w:eastAsia="es-ES"/>
                    </w:rPr>
                    <w:t>debeis</w:t>
                  </w:r>
                  <w:proofErr w:type="spellEnd"/>
                  <w:r w:rsidRPr="007A3021">
                    <w:rPr>
                      <w:rFonts w:ascii="Arial" w:eastAsia="Times New Roman" w:hAnsi="Arial" w:cs="Arial"/>
                      <w:color w:val="000000"/>
                      <w:sz w:val="20"/>
                      <w:lang w:eastAsia="es-ES"/>
                    </w:rPr>
                    <w:t xml:space="preserve"> ahora teclear ahora el nombre que quieras, por ejemplo "Mi primer documento", y una vez hecho esto, </w:t>
                  </w:r>
                  <w:proofErr w:type="spellStart"/>
                  <w:r w:rsidRPr="007A3021">
                    <w:rPr>
                      <w:rFonts w:ascii="Arial" w:eastAsia="Times New Roman" w:hAnsi="Arial" w:cs="Arial"/>
                      <w:color w:val="000000"/>
                      <w:sz w:val="20"/>
                      <w:lang w:eastAsia="es-ES"/>
                    </w:rPr>
                    <w:t>debeis</w:t>
                  </w:r>
                  <w:proofErr w:type="spellEnd"/>
                  <w:r w:rsidRPr="007A3021">
                    <w:rPr>
                      <w:rFonts w:ascii="Arial" w:eastAsia="Times New Roman" w:hAnsi="Arial" w:cs="Arial"/>
                      <w:color w:val="000000"/>
                      <w:sz w:val="20"/>
                      <w:lang w:eastAsia="es-ES"/>
                    </w:rPr>
                    <w:t xml:space="preserve"> picar sobre el botón de la derecha llamado "</w:t>
                  </w:r>
                  <w:r w:rsidRPr="007A3021">
                    <w:rPr>
                      <w:rFonts w:ascii="Arial" w:eastAsia="Times New Roman" w:hAnsi="Arial" w:cs="Arial"/>
                      <w:color w:val="000000"/>
                      <w:sz w:val="20"/>
                      <w:u w:val="single"/>
                      <w:lang w:eastAsia="es-ES"/>
                    </w:rPr>
                    <w:t>Guardar</w:t>
                  </w:r>
                  <w:r w:rsidRPr="007A3021">
                    <w:rPr>
                      <w:rFonts w:ascii="Arial" w:eastAsia="Times New Roman" w:hAnsi="Arial" w:cs="Arial"/>
                      <w:color w:val="000000"/>
                      <w:sz w:val="20"/>
                      <w:lang w:eastAsia="es-ES"/>
                    </w:rPr>
                    <w:t xml:space="preserve">" (si sale alguna ventana con alguna </w:t>
                  </w:r>
                  <w:proofErr w:type="spellStart"/>
                  <w:r w:rsidRPr="007A3021">
                    <w:rPr>
                      <w:rFonts w:ascii="Arial" w:eastAsia="Times New Roman" w:hAnsi="Arial" w:cs="Arial"/>
                      <w:color w:val="000000"/>
                      <w:sz w:val="20"/>
                      <w:lang w:eastAsia="es-ES"/>
                    </w:rPr>
                    <w:t>adevertencia</w:t>
                  </w:r>
                  <w:proofErr w:type="spellEnd"/>
                  <w:r w:rsidRPr="007A3021">
                    <w:rPr>
                      <w:rFonts w:ascii="Arial" w:eastAsia="Times New Roman" w:hAnsi="Arial" w:cs="Arial"/>
                      <w:color w:val="000000"/>
                      <w:sz w:val="20"/>
                      <w:lang w:eastAsia="es-ES"/>
                    </w:rPr>
                    <w:t xml:space="preserve"> </w:t>
                  </w:r>
                  <w:proofErr w:type="spellStart"/>
                  <w:r w:rsidRPr="007A3021">
                    <w:rPr>
                      <w:rFonts w:ascii="Arial" w:eastAsia="Times New Roman" w:hAnsi="Arial" w:cs="Arial"/>
                      <w:color w:val="000000"/>
                      <w:sz w:val="20"/>
                      <w:lang w:eastAsia="es-ES"/>
                    </w:rPr>
                    <w:t>picais</w:t>
                  </w:r>
                  <w:proofErr w:type="spellEnd"/>
                  <w:r w:rsidRPr="007A3021">
                    <w:rPr>
                      <w:rFonts w:ascii="Arial" w:eastAsia="Times New Roman" w:hAnsi="Arial" w:cs="Arial"/>
                      <w:color w:val="000000"/>
                      <w:sz w:val="20"/>
                      <w:lang w:eastAsia="es-ES"/>
                    </w:rPr>
                    <w:t xml:space="preserve"> en Aceptar), y con esto ya tenemos creado y guardado nuestro primer fichero.</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lang w:eastAsia="es-ES"/>
                    </w:rPr>
                    <w:t xml:space="preserve">   ¿Quieres comprobarlo?, pues cierra ahora </w:t>
                  </w:r>
                  <w:proofErr w:type="spellStart"/>
                  <w:r w:rsidRPr="007A3021">
                    <w:rPr>
                      <w:rFonts w:ascii="Arial" w:eastAsia="Times New Roman" w:hAnsi="Arial" w:cs="Arial"/>
                      <w:color w:val="000000"/>
                      <w:sz w:val="20"/>
                      <w:u w:val="single"/>
                      <w:lang w:eastAsia="es-ES"/>
                    </w:rPr>
                    <w:t>WordPad</w:t>
                  </w:r>
                  <w:proofErr w:type="spellEnd"/>
                  <w:r w:rsidRPr="007A3021">
                    <w:rPr>
                      <w:rFonts w:ascii="Arial" w:eastAsia="Times New Roman" w:hAnsi="Arial" w:cs="Arial"/>
                      <w:color w:val="000000"/>
                      <w:sz w:val="20"/>
                      <w:lang w:eastAsia="es-ES"/>
                    </w:rPr>
                    <w:t xml:space="preserve"> (ya sabes, parte superior derecha, y picamos sobre el botón de cerrar (el que tiene una X ); y a continuación abre el Explorador, vete en la parte izquierda a Mi PC (recuerda, signo + a su izquierda, y luego abre D: ( recuerda, picar sobre signo + que hay a su izquierda) y abre finalmente la carpeta Mis Cartas (recuerda, colocar el puntero sobre "Mis Cartas" y un </w:t>
                  </w:r>
                  <w:proofErr w:type="spellStart"/>
                  <w:r w:rsidRPr="007A3021">
                    <w:rPr>
                      <w:rFonts w:ascii="Arial" w:eastAsia="Times New Roman" w:hAnsi="Arial" w:cs="Arial"/>
                      <w:color w:val="000000"/>
                      <w:sz w:val="20"/>
                      <w:lang w:eastAsia="es-ES"/>
                    </w:rPr>
                    <w:t>click</w:t>
                  </w:r>
                  <w:proofErr w:type="spellEnd"/>
                  <w:r w:rsidRPr="007A3021">
                    <w:rPr>
                      <w:rFonts w:ascii="Arial" w:eastAsia="Times New Roman" w:hAnsi="Arial" w:cs="Arial"/>
                      <w:color w:val="000000"/>
                      <w:sz w:val="20"/>
                      <w:lang w:eastAsia="es-ES"/>
                    </w:rPr>
                    <w:t>), si haces todo esto correctamente deberás ver en la parte derecha del Explorador esto:</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gridSpan w:val="2"/>
            <w:hideMark/>
          </w:tcPr>
          <w:p w:rsidR="007A3021" w:rsidRPr="007A3021" w:rsidRDefault="007A3021" w:rsidP="007A3021">
            <w:pPr>
              <w:spacing w:after="0" w:line="240" w:lineRule="auto"/>
              <w:jc w:val="right"/>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hideMark/>
          </w:tcPr>
          <w:tbl>
            <w:tblPr>
              <w:tblW w:w="5000" w:type="pct"/>
              <w:tblCellSpacing w:w="30" w:type="dxa"/>
              <w:tblCellMar>
                <w:left w:w="0" w:type="dxa"/>
                <w:right w:w="0" w:type="dxa"/>
              </w:tblCellMar>
              <w:tblLook w:val="04A0"/>
            </w:tblPr>
            <w:tblGrid>
              <w:gridCol w:w="5259"/>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gridSpan w:val="2"/>
            <w:hideMark/>
          </w:tcPr>
          <w:tbl>
            <w:tblPr>
              <w:tblW w:w="5000" w:type="pct"/>
              <w:tblCellSpacing w:w="30" w:type="dxa"/>
              <w:tblCellMar>
                <w:left w:w="0" w:type="dxa"/>
                <w:right w:w="0" w:type="dxa"/>
              </w:tblCellMar>
              <w:tblLook w:val="04A0"/>
            </w:tblPr>
            <w:tblGrid>
              <w:gridCol w:w="3245"/>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jc w:val="center"/>
                    <w:rPr>
                      <w:rFonts w:ascii="Verdana" w:eastAsia="Times New Roman" w:hAnsi="Verdana" w:cs="Arial"/>
                      <w:color w:val="000000"/>
                      <w:sz w:val="18"/>
                      <w:szCs w:val="18"/>
                      <w:lang w:eastAsia="es-ES"/>
                    </w:rPr>
                  </w:pPr>
                  <w:r>
                    <w:rPr>
                      <w:rFonts w:ascii="Verdana" w:eastAsia="Times New Roman" w:hAnsi="Verdana" w:cs="Arial"/>
                      <w:noProof/>
                      <w:color w:val="000000"/>
                      <w:sz w:val="18"/>
                      <w:szCs w:val="18"/>
                      <w:lang w:eastAsia="es-ES"/>
                    </w:rPr>
                    <w:drawing>
                      <wp:inline distT="0" distB="0" distL="0" distR="0">
                        <wp:extent cx="3219450" cy="2466975"/>
                        <wp:effectExtent l="19050" t="0" r="0" b="0"/>
                        <wp:docPr id="539" name="Imagen 539" descr="http://www.deseoaprender.com/InfBasicLecc14_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www.deseoaprender.com/InfBasicLecc14_clip_image016.jpg"/>
                                <pic:cNvPicPr>
                                  <a:picLocks noChangeAspect="1" noChangeArrowheads="1"/>
                                </pic:cNvPicPr>
                              </pic:nvPicPr>
                              <pic:blipFill>
                                <a:blip r:embed="rId188"/>
                                <a:srcRect/>
                                <a:stretch>
                                  <a:fillRect/>
                                </a:stretch>
                              </pic:blipFill>
                              <pic:spPr bwMode="auto">
                                <a:xfrm>
                                  <a:off x="0" y="0"/>
                                  <a:ext cx="3219450" cy="2466975"/>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Arial" w:eastAsia="Times New Roman" w:hAnsi="Arial" w:cs="Arial"/>
                      <w:color w:val="000000"/>
                      <w:sz w:val="20"/>
                      <w:lang w:eastAsia="es-ES"/>
                    </w:rPr>
                    <w:t xml:space="preserve">   Con esto hemos finalizado la tarea: creamos un primer </w:t>
                  </w:r>
                  <w:r w:rsidRPr="007A3021">
                    <w:rPr>
                      <w:rFonts w:ascii="Arial" w:eastAsia="Times New Roman" w:hAnsi="Arial" w:cs="Arial"/>
                      <w:b/>
                      <w:bCs/>
                      <w:color w:val="000099"/>
                      <w:sz w:val="20"/>
                      <w:u w:val="single"/>
                      <w:lang w:eastAsia="es-ES"/>
                    </w:rPr>
                    <w:t>archivo de texto</w:t>
                  </w:r>
                  <w:r w:rsidRPr="007A3021">
                    <w:rPr>
                      <w:rFonts w:ascii="Arial" w:eastAsia="Times New Roman" w:hAnsi="Arial" w:cs="Arial"/>
                      <w:color w:val="000000"/>
                      <w:sz w:val="20"/>
                      <w:lang w:eastAsia="es-ES"/>
                    </w:rPr>
                    <w:t xml:space="preserve"> y lo hemos guardado.-¡Ah! y si ahora haces un doble </w:t>
                  </w:r>
                  <w:proofErr w:type="spellStart"/>
                  <w:r w:rsidRPr="007A3021">
                    <w:rPr>
                      <w:rFonts w:ascii="Arial" w:eastAsia="Times New Roman" w:hAnsi="Arial" w:cs="Arial"/>
                      <w:color w:val="000000"/>
                      <w:sz w:val="20"/>
                      <w:lang w:eastAsia="es-ES"/>
                    </w:rPr>
                    <w:t>click</w:t>
                  </w:r>
                  <w:proofErr w:type="spellEnd"/>
                  <w:r w:rsidRPr="007A3021">
                    <w:rPr>
                      <w:rFonts w:ascii="Arial" w:eastAsia="Times New Roman" w:hAnsi="Arial" w:cs="Arial"/>
                      <w:color w:val="000000"/>
                      <w:sz w:val="20"/>
                      <w:lang w:eastAsia="es-ES"/>
                    </w:rPr>
                    <w:t xml:space="preserve"> sobre dicho archivo "Mi primer documento.txt" verás como vuelve a abrirse y podrás leer lo que habíamos escrito en él.-Vuelve a cerrarlo como siempre y recoge todo que por hoy se acabaron los deberes, hala a descansar.-No olvides que si tú creas ahora unos cuantos archivos más y los guardas (siempre en la misma carpeta para no dejar archivos por ahí sueltos), estarás practicando para coger soltura, eso sería lo correcto y lo deseable, pero yo no puedo obligarte.</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7A3021">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7A3021">
                    <w:trPr>
                      <w:gridAfter w:val="1"/>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7A3021">
                          <w:trPr>
                            <w:tblCellSpacing w:w="30" w:type="dxa"/>
                          </w:trPr>
                          <w:tc>
                            <w:tcPr>
                              <w:tcW w:w="0" w:type="auto"/>
                              <w:vAlign w:val="center"/>
                              <w:hideMark/>
                            </w:tcPr>
                            <w:p w:rsidR="007A3021" w:rsidRDefault="007A3021" w:rsidP="007A3021">
                              <w:pPr>
                                <w:pStyle w:val="estilo123"/>
                              </w:pPr>
                              <w:r>
                                <w:t xml:space="preserve">  Tal como habíamos quedado el capítulo anterior veremos </w:t>
                              </w:r>
                              <w:r>
                                <w:rPr>
                                  <w:rStyle w:val="nfasis"/>
                                </w:rPr>
                                <w:t xml:space="preserve">otra forma de </w:t>
                              </w:r>
                              <w:r>
                                <w:t xml:space="preserve">realizar la tarea practicada en aquel de " </w:t>
                              </w:r>
                              <w:r>
                                <w:rPr>
                                  <w:rStyle w:val="nfasis"/>
                                </w:rPr>
                                <w:t xml:space="preserve">mover un archivo de una carpeta a otra </w:t>
                              </w:r>
                              <w:r>
                                <w:t xml:space="preserve">", aunque en lo sucesivo no será posible ver en un curso como este todas las formas que existen en Windows de hacer cada cosa, pero hoy voy a hacer una excepción y como digo vamos a ver una </w:t>
                              </w:r>
                              <w:r>
                                <w:lastRenderedPageBreak/>
                                <w:t xml:space="preserve">segunda forma de realizar una misma operación. </w:t>
                              </w:r>
                            </w:p>
                            <w:p w:rsidR="007A3021" w:rsidRDefault="007A3021" w:rsidP="007A3021">
                              <w:pPr>
                                <w:pStyle w:val="estilo123"/>
                              </w:pPr>
                              <w:r>
                                <w:t>   El día anterior realizábamos el traslado del archivo desde una a otra carpeta mediante "arrastrar" dicho archivo ¿</w:t>
                              </w:r>
                              <w:proofErr w:type="spellStart"/>
                              <w:r>
                                <w:t>recordais</w:t>
                              </w:r>
                              <w:proofErr w:type="spellEnd"/>
                              <w:r>
                                <w:t xml:space="preserve">?, y hoy en cambio vamos a usar otra técnica que informáticamente se llama " </w:t>
                              </w:r>
                              <w:r>
                                <w:rPr>
                                  <w:rStyle w:val="nfasis"/>
                                </w:rPr>
                                <w:t xml:space="preserve">Copiar y Pegar </w:t>
                              </w:r>
                              <w:r>
                                <w:t xml:space="preserve">" y en otras ocasiones " </w:t>
                              </w:r>
                              <w:r>
                                <w:rPr>
                                  <w:rStyle w:val="nfasis"/>
                                </w:rPr>
                                <w:t xml:space="preserve">Cortar y </w:t>
                              </w:r>
                              <w:proofErr w:type="gramStart"/>
                              <w:r>
                                <w:rPr>
                                  <w:rStyle w:val="nfasis"/>
                                </w:rPr>
                                <w:t xml:space="preserve">Pegar </w:t>
                              </w:r>
                              <w:r>
                                <w:t>"</w:t>
                              </w:r>
                              <w:proofErr w:type="gramEnd"/>
                              <w:r>
                                <w:t xml:space="preserve">. </w:t>
                              </w:r>
                            </w:p>
                            <w:p w:rsidR="007A3021" w:rsidRDefault="007A3021" w:rsidP="007A3021">
                              <w:pPr>
                                <w:pStyle w:val="estilo123"/>
                              </w:pPr>
                              <w:r>
                                <w:t xml:space="preserve">   Debo aclarar conceptos para que </w:t>
                              </w:r>
                              <w:proofErr w:type="spellStart"/>
                              <w:r>
                                <w:t>comprendais</w:t>
                              </w:r>
                              <w:proofErr w:type="spellEnd"/>
                              <w:r>
                                <w:t xml:space="preserve"> mejor lo que explicaré luego: </w:t>
                              </w:r>
                              <w:proofErr w:type="spellStart"/>
                              <w:r>
                                <w:t>debeis</w:t>
                              </w:r>
                              <w:proofErr w:type="spellEnd"/>
                              <w:r>
                                <w:t xml:space="preserve"> saber que Windows dispone de una herramienta de gran utilidad que se llama "Portapapeles" que no se </w:t>
                              </w:r>
                              <w:proofErr w:type="spellStart"/>
                              <w:r>
                                <w:t>vé</w:t>
                              </w:r>
                              <w:proofErr w:type="spellEnd"/>
                              <w:r>
                                <w:t>, pero está ahí permanentemente para cuando la necesitamos; este Portapapeles es una especie de cajón donde él puede guardar algo mientras seguimos trabajando, y si en un momento determinado necesitamos ese "algo" podemos decirle que nos lo coloque en el sitio donde deseemos.- Dicho portapapeles puede guardar desde un fichero de texto, o una imagen, hasta una carpeta completa con sus subcarpetas, etc.; ¿vais ahora ya comprendiendo?, quiere decirse que cuando hablemos a continuación de Copiar-Pegar, o de "Cortar-Pegar" por ahí irán los tiros.</w:t>
                              </w:r>
                            </w:p>
                          </w:tc>
                        </w:tr>
                      </w:tbl>
                      <w:p w:rsidR="007A3021" w:rsidRDefault="007A3021">
                        <w:pPr>
                          <w:rPr>
                            <w:rFonts w:ascii="Arial" w:hAnsi="Arial" w:cs="Arial"/>
                            <w:color w:val="000033"/>
                            <w:sz w:val="18"/>
                            <w:szCs w:val="18"/>
                          </w:rPr>
                        </w:pPr>
                      </w:p>
                    </w:tc>
                  </w:tr>
                  <w:tr w:rsidR="007A3021">
                    <w:trPr>
                      <w:tblCellSpacing w:w="0" w:type="dxa"/>
                    </w:trPr>
                    <w:tc>
                      <w:tcPr>
                        <w:tcW w:w="0" w:type="auto"/>
                        <w:hideMark/>
                      </w:tcPr>
                      <w:p w:rsidR="007A3021" w:rsidRDefault="007A3021">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7A3021" w:rsidRDefault="007A3021">
                        <w:pPr>
                          <w:rPr>
                            <w:rFonts w:ascii="Arial" w:hAnsi="Arial" w:cs="Arial"/>
                            <w:color w:val="000033"/>
                            <w:sz w:val="18"/>
                            <w:szCs w:val="18"/>
                          </w:rPr>
                        </w:pPr>
                        <w:r>
                          <w:rPr>
                            <w:rFonts w:ascii="Arial" w:hAnsi="Arial" w:cs="Arial"/>
                            <w:color w:val="000033"/>
                            <w:sz w:val="18"/>
                            <w:szCs w:val="18"/>
                          </w:rPr>
                          <w:t> </w:t>
                        </w:r>
                      </w:p>
                    </w:tc>
                  </w:tr>
                  <w:tr w:rsid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trPr>
                            <w:tblCellSpacing w:w="30" w:type="dxa"/>
                          </w:trPr>
                          <w:tc>
                            <w:tcPr>
                              <w:tcW w:w="0" w:type="auto"/>
                              <w:vAlign w:val="center"/>
                              <w:hideMark/>
                            </w:tcPr>
                            <w:p w:rsidR="007A3021" w:rsidRDefault="007A3021">
                              <w:pPr>
                                <w:pStyle w:val="estilo123"/>
                              </w:pPr>
                              <w:r>
                                <w:t xml:space="preserve">   Así que vamos a poner un ejemplo completo y trabajaremos sobre él para que </w:t>
                              </w:r>
                              <w:proofErr w:type="spellStart"/>
                              <w:r>
                                <w:t>veais</w:t>
                              </w:r>
                              <w:proofErr w:type="spellEnd"/>
                              <w:r>
                                <w:t xml:space="preserve"> esta técnica.-Lo primero que haremos será crear un nuevo archivo de texto al que llamaremos "segundo archivo", y lo crearemos dentro de la carpeta que tenemos, llamada "Mis Documentos", así que como es repaso vamos a ir muy deprisa y solo daré un resumen de los pasos: abriremos el Explorador, nos vamos a la izquierda a Mi PC y con + lo desplegamos, luego vamos hasta la partición D: y también desplegamos con el + para que muestre el contenido, donde veremos la carpeta "Mis Cartas" que también volvemos a desplegar con + viendo como contendrá la carpeta ( es más correcto la subcarpeta) "Mis Documentos" que al colocar el puntero sobre ella y picar una vez nos mostrará a la derecha el único archivo que teníamos "Mi primer documento.txt".</w:t>
                              </w:r>
                            </w:p>
                          </w:tc>
                        </w:tr>
                      </w:tbl>
                      <w:p w:rsidR="007A3021" w:rsidRDefault="007A3021">
                        <w:pPr>
                          <w:rPr>
                            <w:rFonts w:ascii="Arial" w:hAnsi="Arial" w:cs="Arial"/>
                            <w:color w:val="000033"/>
                            <w:sz w:val="18"/>
                            <w:szCs w:val="18"/>
                          </w:rPr>
                        </w:pPr>
                      </w:p>
                    </w:tc>
                  </w:tr>
                </w:tbl>
                <w:p w:rsidR="007A3021" w:rsidRDefault="007A3021">
                  <w:pPr>
                    <w:rPr>
                      <w:rFonts w:ascii="Arial" w:hAnsi="Arial" w:cs="Arial"/>
                      <w:color w:val="000033"/>
                      <w:sz w:val="18"/>
                      <w:szCs w:val="18"/>
                    </w:rPr>
                  </w:pPr>
                </w:p>
              </w:tc>
            </w:tr>
          </w:tbl>
          <w:p w:rsidR="007A3021" w:rsidRDefault="007A3021">
            <w:pPr>
              <w:rPr>
                <w:rFonts w:ascii="Arial" w:hAnsi="Arial" w:cs="Arial"/>
                <w:color w:val="000033"/>
                <w:sz w:val="18"/>
                <w:szCs w:val="18"/>
              </w:rPr>
            </w:pPr>
          </w:p>
        </w:tc>
      </w:tr>
      <w:tr w:rsidR="007A3021">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7A3021">
              <w:trPr>
                <w:tblCellSpacing w:w="30" w:type="dxa"/>
              </w:trPr>
              <w:tc>
                <w:tcPr>
                  <w:tcW w:w="0" w:type="auto"/>
                  <w:vAlign w:val="center"/>
                  <w:hideMark/>
                </w:tcPr>
                <w:p w:rsidR="007A3021" w:rsidRDefault="007A3021" w:rsidP="007A3021">
                  <w:pPr>
                    <w:pStyle w:val="estilo8"/>
                    <w:rPr>
                      <w:rFonts w:ascii="Arial" w:hAnsi="Arial" w:cs="Arial"/>
                      <w:sz w:val="18"/>
                      <w:szCs w:val="18"/>
                    </w:rPr>
                  </w:pPr>
                  <w:r>
                    <w:rPr>
                      <w:rStyle w:val="estilo1231"/>
                    </w:rPr>
                    <w:lastRenderedPageBreak/>
                    <w:t xml:space="preserve">    Todo esto debería ser así siempre que en los capítulos anteriores hayas realizado todas las operaciones que </w:t>
                  </w:r>
                  <w:proofErr w:type="spellStart"/>
                  <w:r>
                    <w:rPr>
                      <w:rStyle w:val="estilo1231"/>
                    </w:rPr>
                    <w:t>fuí</w:t>
                  </w:r>
                  <w:proofErr w:type="spellEnd"/>
                  <w:r>
                    <w:rPr>
                      <w:rStyle w:val="estilo1231"/>
                    </w:rPr>
                    <w:t xml:space="preserve"> indicando, de lo contrario podrían suceder varias cosas (te aseguro que ninguna de ellas sería un desastre ¿eh?), como que el archivo "Mi primer documento.txt" no te aparezca ( y las causas pueden ser que lo tengas en otra carpeta, en "Mis Cartas" por ejemplo, o que cuando "arrastraste" apuntases mal y esté en cualquier otra carpeta del PC porque soltaste allí, etc.), pero para no complicarse mucho la vida, si ves que no está y que tampoco está en "Mis Cartas", lo mejor que puedes hacer es crearlo de nuevo siguiendo los pasos dados en el capítulo correspondiente, y crearlo precisamente en el punto en que ahora mismo nos encontramos, es decir, dentro de la subcarpeta "Mis Documentos".</w:t>
                  </w:r>
                  <w:r>
                    <w:rPr>
                      <w:rFonts w:ascii="Arial" w:hAnsi="Arial" w:cs="Arial"/>
                      <w:sz w:val="18"/>
                      <w:szCs w:val="18"/>
                    </w:rPr>
                    <w:t xml:space="preserve"> </w:t>
                  </w:r>
                </w:p>
                <w:p w:rsidR="007A3021" w:rsidRDefault="007A3021" w:rsidP="007A3021">
                  <w:pPr>
                    <w:pStyle w:val="estilo123"/>
                  </w:pPr>
                  <w:r>
                    <w:t xml:space="preserve">   Bien, una vez que todos </w:t>
                  </w:r>
                  <w:proofErr w:type="spellStart"/>
                  <w:r>
                    <w:t>veais</w:t>
                  </w:r>
                  <w:proofErr w:type="spellEnd"/>
                  <w:r>
                    <w:t xml:space="preserve"> el archivo, lo que haremos será crear uno nuevo con los pasos que también hemos visto ya, es decir, abrir el Word </w:t>
                  </w:r>
                  <w:proofErr w:type="spellStart"/>
                  <w:r>
                    <w:t>Pad</w:t>
                  </w:r>
                  <w:proofErr w:type="spellEnd"/>
                  <w:r>
                    <w:t xml:space="preserve"> (recordareis que en  "Inicio-Programas-Accesorios" lo teníamos, y una vez abierto pues </w:t>
                  </w:r>
                  <w:proofErr w:type="spellStart"/>
                  <w:r>
                    <w:t>tecleais</w:t>
                  </w:r>
                  <w:proofErr w:type="spellEnd"/>
                  <w:r>
                    <w:t xml:space="preserve"> dentro cualquier cosa, por ejemplo "este será mi segundo archivo creado por </w:t>
                  </w:r>
                  <w:proofErr w:type="spellStart"/>
                  <w:r>
                    <w:t>mi</w:t>
                  </w:r>
                  <w:proofErr w:type="spellEnd"/>
                  <w:r>
                    <w:t xml:space="preserve">.", y </w:t>
                  </w:r>
                  <w:proofErr w:type="spellStart"/>
                  <w:r>
                    <w:t>picais</w:t>
                  </w:r>
                  <w:proofErr w:type="spellEnd"/>
                  <w:r>
                    <w:t xml:space="preserve"> en:</w:t>
                  </w:r>
                </w:p>
                <w:p w:rsidR="007A3021" w:rsidRDefault="007A3021" w:rsidP="007A3021">
                  <w:pPr>
                    <w:pStyle w:val="estilo123"/>
                  </w:pPr>
                  <w:r>
                    <w:lastRenderedPageBreak/>
                    <w:t>       </w:t>
                  </w:r>
                  <w:r>
                    <w:rPr>
                      <w:noProof/>
                    </w:rPr>
                    <w:drawing>
                      <wp:inline distT="0" distB="0" distL="0" distR="0">
                        <wp:extent cx="2390775" cy="2000250"/>
                        <wp:effectExtent l="19050" t="0" r="9525" b="0"/>
                        <wp:docPr id="560" name="Imagen 560" descr="http://www.deseoaprender.com/LeccInfBasica/InfBasicaLecc16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deseoaprender.com/LeccInfBasica/InfBasicaLecc16_clip_image001.jpg"/>
                                <pic:cNvPicPr>
                                  <a:picLocks noChangeAspect="1" noChangeArrowheads="1"/>
                                </pic:cNvPicPr>
                              </pic:nvPicPr>
                              <pic:blipFill>
                                <a:blip r:embed="rId189"/>
                                <a:srcRect/>
                                <a:stretch>
                                  <a:fillRect/>
                                </a:stretch>
                              </pic:blipFill>
                              <pic:spPr bwMode="auto">
                                <a:xfrm>
                                  <a:off x="0" y="0"/>
                                  <a:ext cx="2390775" cy="2000250"/>
                                </a:xfrm>
                                <a:prstGeom prst="rect">
                                  <a:avLst/>
                                </a:prstGeom>
                                <a:noFill/>
                                <a:ln w="9525">
                                  <a:noFill/>
                                  <a:miter lim="800000"/>
                                  <a:headEnd/>
                                  <a:tailEnd/>
                                </a:ln>
                              </pic:spPr>
                            </pic:pic>
                          </a:graphicData>
                        </a:graphic>
                      </wp:inline>
                    </w:drawing>
                  </w:r>
                </w:p>
                <w:p w:rsidR="007A3021" w:rsidRDefault="007A3021" w:rsidP="007A3021">
                  <w:pPr>
                    <w:pStyle w:val="estilo123"/>
                  </w:pPr>
                  <w:r>
                    <w:t>"Archivo" y como veis luego en "</w:t>
                  </w:r>
                  <w:r>
                    <w:rPr>
                      <w:rStyle w:val="estilo41"/>
                    </w:rPr>
                    <w:t>Guardar como...</w:t>
                  </w:r>
                  <w:r>
                    <w:t>", para que salga:</w:t>
                  </w:r>
                </w:p>
                <w:p w:rsidR="007A3021" w:rsidRDefault="007A3021" w:rsidP="007A3021">
                  <w:pPr>
                    <w:pStyle w:val="estilo123"/>
                  </w:pPr>
                  <w:r>
                    <w:rPr>
                      <w:rStyle w:val="estilo91"/>
                    </w:rPr>
                    <w:t xml:space="preserve">                            </w:t>
                  </w:r>
                  <w:r>
                    <w:rPr>
                      <w:rFonts w:ascii="Georgia" w:hAnsi="Georgia"/>
                      <w:noProof/>
                      <w:color w:val="550000"/>
                      <w:sz w:val="21"/>
                      <w:szCs w:val="21"/>
                    </w:rPr>
                    <w:drawing>
                      <wp:inline distT="0" distB="0" distL="0" distR="0">
                        <wp:extent cx="4524375" cy="3409950"/>
                        <wp:effectExtent l="19050" t="0" r="9525" b="0"/>
                        <wp:docPr id="561" name="Imagen 561" descr="http://www.deseoaprender.com/LeccInfBasica/InfBasicaLecc16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www.deseoaprender.com/LeccInfBasica/InfBasicaLecc16_clip_image002.jpg"/>
                                <pic:cNvPicPr>
                                  <a:picLocks noChangeAspect="1" noChangeArrowheads="1"/>
                                </pic:cNvPicPr>
                              </pic:nvPicPr>
                              <pic:blipFill>
                                <a:blip r:embed="rId190"/>
                                <a:srcRect/>
                                <a:stretch>
                                  <a:fillRect/>
                                </a:stretch>
                              </pic:blipFill>
                              <pic:spPr bwMode="auto">
                                <a:xfrm>
                                  <a:off x="0" y="0"/>
                                  <a:ext cx="4524375" cy="3409950"/>
                                </a:xfrm>
                                <a:prstGeom prst="rect">
                                  <a:avLst/>
                                </a:prstGeom>
                                <a:noFill/>
                                <a:ln w="9525">
                                  <a:noFill/>
                                  <a:miter lim="800000"/>
                                  <a:headEnd/>
                                  <a:tailEnd/>
                                </a:ln>
                              </pic:spPr>
                            </pic:pic>
                          </a:graphicData>
                        </a:graphic>
                      </wp:inline>
                    </w:drawing>
                  </w:r>
                </w:p>
                <w:p w:rsidR="007A3021" w:rsidRDefault="007A3021" w:rsidP="007A3021">
                  <w:pPr>
                    <w:pStyle w:val="estilo123"/>
                  </w:pPr>
                  <w:r>
                    <w:t>    Que puede presentar varias cosas, pero que tienes que conseguir que arriba en "</w:t>
                  </w:r>
                  <w:r>
                    <w:rPr>
                      <w:rStyle w:val="estilo41"/>
                    </w:rPr>
                    <w:t>Guardar en:</w:t>
                  </w:r>
                  <w:r>
                    <w:t xml:space="preserve">" ponga como carpeta donde guardar la "Mis Documentos" (lo </w:t>
                  </w:r>
                  <w:proofErr w:type="spellStart"/>
                  <w:r>
                    <w:t>conseguirias</w:t>
                  </w:r>
                  <w:proofErr w:type="spellEnd"/>
                  <w:r>
                    <w:t xml:space="preserve"> en este caso haciendo doble </w:t>
                  </w:r>
                  <w:proofErr w:type="spellStart"/>
                  <w:r>
                    <w:t>click</w:t>
                  </w:r>
                  <w:proofErr w:type="spellEnd"/>
                  <w:r>
                    <w:t xml:space="preserve"> sobre Mis Documentos que aparece un poco más abajo; luego en la parte inferior, en la ventanita "Nombre" deberás teclearle el que dijimos, "segundo archivo", y en la otra ventanita "Tipo:" ya sabes que debe ser "Documento de texto" (si no lo pone por defecto pues lo cambias picando en la flechita a su derecha).-Al final, picas en "Guardar" y si sale un mensaje sobre </w:t>
                  </w:r>
                  <w:proofErr w:type="spellStart"/>
                  <w:r>
                    <w:t>que</w:t>
                  </w:r>
                  <w:proofErr w:type="spellEnd"/>
                  <w:r>
                    <w:t xml:space="preserve"> vas a cambiar el formato, picas en Aceptar.</w:t>
                  </w:r>
                </w:p>
                <w:p w:rsidR="007A3021" w:rsidRDefault="007A3021" w:rsidP="007A3021">
                  <w:pPr>
                    <w:pStyle w:val="estilo141"/>
                    <w:rPr>
                      <w:rFonts w:cs="Arial"/>
                    </w:rPr>
                  </w:pPr>
                  <w:r>
                    <w:rPr>
                      <w:rFonts w:cs="Arial"/>
                    </w:rPr>
                    <w:t xml:space="preserve">   Si al final has hecho todo correcto, deberías tener en el Explorador: </w:t>
                  </w:r>
                </w:p>
                <w:p w:rsidR="007A3021" w:rsidRDefault="007A3021" w:rsidP="007A3021">
                  <w:pPr>
                    <w:pStyle w:val="estilo141"/>
                    <w:rPr>
                      <w:rFonts w:cs="Arial"/>
                    </w:rPr>
                  </w:pPr>
                  <w:r>
                    <w:rPr>
                      <w:rFonts w:cs="Arial"/>
                    </w:rPr>
                    <w:lastRenderedPageBreak/>
                    <w:t>   </w:t>
                  </w:r>
                  <w:r>
                    <w:rPr>
                      <w:rFonts w:cs="Arial"/>
                      <w:noProof/>
                    </w:rPr>
                    <w:drawing>
                      <wp:inline distT="0" distB="0" distL="0" distR="0">
                        <wp:extent cx="2209800" cy="1076325"/>
                        <wp:effectExtent l="19050" t="0" r="0" b="0"/>
                        <wp:docPr id="562" name="Imagen 562" descr="http://www.deseoaprender.com/LeccInfBasica/InfBasicaLecc16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deseoaprender.com/LeccInfBasica/InfBasicaLecc16_clip_image003.jpg"/>
                                <pic:cNvPicPr>
                                  <a:picLocks noChangeAspect="1" noChangeArrowheads="1"/>
                                </pic:cNvPicPr>
                              </pic:nvPicPr>
                              <pic:blipFill>
                                <a:blip r:embed="rId191"/>
                                <a:srcRect/>
                                <a:stretch>
                                  <a:fillRect/>
                                </a:stretch>
                              </pic:blipFill>
                              <pic:spPr bwMode="auto">
                                <a:xfrm>
                                  <a:off x="0" y="0"/>
                                  <a:ext cx="2209800" cy="1076325"/>
                                </a:xfrm>
                                <a:prstGeom prst="rect">
                                  <a:avLst/>
                                </a:prstGeom>
                                <a:noFill/>
                                <a:ln w="9525">
                                  <a:noFill/>
                                  <a:miter lim="800000"/>
                                  <a:headEnd/>
                                  <a:tailEnd/>
                                </a:ln>
                              </pic:spPr>
                            </pic:pic>
                          </a:graphicData>
                        </a:graphic>
                      </wp:inline>
                    </w:drawing>
                  </w:r>
                </w:p>
                <w:p w:rsidR="007A3021" w:rsidRDefault="007A3021" w:rsidP="007A3021">
                  <w:pPr>
                    <w:pStyle w:val="estilo123"/>
                  </w:pPr>
                  <w:r>
                    <w:t xml:space="preserve">   Bueno y viene ahora el tema de </w:t>
                  </w:r>
                  <w:r>
                    <w:rPr>
                      <w:rStyle w:val="estilo41"/>
                      <w:u w:val="single"/>
                    </w:rPr>
                    <w:t>Copiar y Pegar</w:t>
                  </w:r>
                  <w:r>
                    <w:t xml:space="preserve"> , con lo cual (recordad) vamos a pasar el archivo (una copia) al Portapapeles mediante Copiar y luego lo pasaremos donde sea con el Pegar.-Lo que haremos será pasar el archivo "segundo archivo" que acabamos de crear, desde "Mis Documentos" hasta "Mis Cartas".- </w:t>
                  </w:r>
                  <w:r>
                    <w:rPr>
                      <w:rStyle w:val="nfasis"/>
                    </w:rPr>
                    <w:t xml:space="preserve">Para ello, estando en el Explorador con la vista como la foto última, </w:t>
                  </w:r>
                  <w:proofErr w:type="spellStart"/>
                  <w:r>
                    <w:rPr>
                      <w:rStyle w:val="nfasis"/>
                    </w:rPr>
                    <w:t>colocais</w:t>
                  </w:r>
                  <w:proofErr w:type="spellEnd"/>
                  <w:r>
                    <w:rPr>
                      <w:rStyle w:val="nfasis"/>
                    </w:rPr>
                    <w:t xml:space="preserve"> el puntero del ratón sobre dicho archivo y </w:t>
                  </w:r>
                  <w:proofErr w:type="spellStart"/>
                  <w:r>
                    <w:rPr>
                      <w:rStyle w:val="nfasis"/>
                    </w:rPr>
                    <w:t>picais</w:t>
                  </w:r>
                  <w:proofErr w:type="spellEnd"/>
                  <w:r>
                    <w:rPr>
                      <w:rStyle w:val="nfasis"/>
                    </w:rPr>
                    <w:t xml:space="preserve"> con botón derecho una vez, para que salga:</w:t>
                  </w:r>
                </w:p>
                <w:p w:rsidR="007A3021" w:rsidRDefault="007A3021" w:rsidP="007A3021">
                  <w:pPr>
                    <w:rPr>
                      <w:rFonts w:ascii="Arial" w:hAnsi="Arial" w:cs="Arial"/>
                      <w:color w:val="000033"/>
                      <w:sz w:val="18"/>
                      <w:szCs w:val="18"/>
                    </w:rPr>
                  </w:pPr>
                  <w:r>
                    <w:rPr>
                      <w:rStyle w:val="estilo1231"/>
                    </w:rPr>
                    <w:t>                 </w:t>
                  </w:r>
                  <w:r>
                    <w:rPr>
                      <w:rFonts w:ascii="Arial" w:hAnsi="Arial" w:cs="Arial"/>
                      <w:noProof/>
                      <w:color w:val="000000"/>
                      <w:sz w:val="20"/>
                      <w:szCs w:val="20"/>
                      <w:lang w:eastAsia="es-ES"/>
                    </w:rPr>
                    <w:drawing>
                      <wp:inline distT="0" distB="0" distL="0" distR="0">
                        <wp:extent cx="3257550" cy="3629025"/>
                        <wp:effectExtent l="19050" t="0" r="0" b="0"/>
                        <wp:docPr id="563" name="Imagen 563" descr="http://www.deseoaprender.com/LeccInfBasica/InfBasicaLecc16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www.deseoaprender.com/LeccInfBasica/InfBasicaLecc16_clip_image004.jpg"/>
                                <pic:cNvPicPr>
                                  <a:picLocks noChangeAspect="1" noChangeArrowheads="1"/>
                                </pic:cNvPicPr>
                              </pic:nvPicPr>
                              <pic:blipFill>
                                <a:blip r:embed="rId192"/>
                                <a:srcRect/>
                                <a:stretch>
                                  <a:fillRect/>
                                </a:stretch>
                              </pic:blipFill>
                              <pic:spPr bwMode="auto">
                                <a:xfrm>
                                  <a:off x="0" y="0"/>
                                  <a:ext cx="3257550" cy="3629025"/>
                                </a:xfrm>
                                <a:prstGeom prst="rect">
                                  <a:avLst/>
                                </a:prstGeom>
                                <a:noFill/>
                                <a:ln w="9525">
                                  <a:noFill/>
                                  <a:miter lim="800000"/>
                                  <a:headEnd/>
                                  <a:tailEnd/>
                                </a:ln>
                              </pic:spPr>
                            </pic:pic>
                          </a:graphicData>
                        </a:graphic>
                      </wp:inline>
                    </w:drawing>
                  </w:r>
                  <w:r>
                    <w:rPr>
                      <w:rFonts w:ascii="Arial" w:hAnsi="Arial" w:cs="Arial"/>
                      <w:color w:val="000033"/>
                      <w:sz w:val="18"/>
                      <w:szCs w:val="18"/>
                    </w:rPr>
                    <w:br/>
                  </w:r>
                  <w:r>
                    <w:rPr>
                      <w:rFonts w:ascii="Arial" w:hAnsi="Arial" w:cs="Arial"/>
                      <w:color w:val="000033"/>
                      <w:sz w:val="18"/>
                      <w:szCs w:val="18"/>
                    </w:rPr>
                    <w:br/>
                  </w:r>
                  <w:r>
                    <w:rPr>
                      <w:rStyle w:val="nfasis"/>
                      <w:rFonts w:ascii="Arial" w:hAnsi="Arial" w:cs="Arial"/>
                      <w:color w:val="000000"/>
                      <w:sz w:val="20"/>
                      <w:szCs w:val="20"/>
                    </w:rPr>
                    <w:t xml:space="preserve">   Ahora </w:t>
                  </w:r>
                  <w:proofErr w:type="spellStart"/>
                  <w:r>
                    <w:rPr>
                      <w:rStyle w:val="nfasis"/>
                      <w:rFonts w:ascii="Arial" w:hAnsi="Arial" w:cs="Arial"/>
                      <w:color w:val="000000"/>
                      <w:sz w:val="20"/>
                      <w:szCs w:val="20"/>
                    </w:rPr>
                    <w:t>bajais</w:t>
                  </w:r>
                  <w:proofErr w:type="spellEnd"/>
                  <w:r>
                    <w:rPr>
                      <w:rStyle w:val="nfasis"/>
                      <w:rFonts w:ascii="Arial" w:hAnsi="Arial" w:cs="Arial"/>
                      <w:color w:val="000000"/>
                      <w:sz w:val="20"/>
                      <w:szCs w:val="20"/>
                    </w:rPr>
                    <w:t xml:space="preserve"> el puntero hasta la línea "Copiar" y </w:t>
                  </w:r>
                  <w:proofErr w:type="spellStart"/>
                  <w:r>
                    <w:rPr>
                      <w:rStyle w:val="nfasis"/>
                      <w:rFonts w:ascii="Arial" w:hAnsi="Arial" w:cs="Arial"/>
                      <w:color w:val="000000"/>
                      <w:sz w:val="20"/>
                      <w:szCs w:val="20"/>
                    </w:rPr>
                    <w:t>picais</w:t>
                  </w:r>
                  <w:proofErr w:type="spellEnd"/>
                  <w:r>
                    <w:rPr>
                      <w:rStyle w:val="nfasis"/>
                      <w:rFonts w:ascii="Arial" w:hAnsi="Arial" w:cs="Arial"/>
                      <w:color w:val="000000"/>
                      <w:sz w:val="20"/>
                      <w:szCs w:val="20"/>
                    </w:rPr>
                    <w:t xml:space="preserve"> con botón izquierdo una vez </w:t>
                  </w:r>
                  <w:r>
                    <w:rPr>
                      <w:rStyle w:val="estilo1231"/>
                    </w:rPr>
                    <w:t xml:space="preserve">, con lo que desaparece el menú y aparentemente no ha pasado nada, pero en realidad si ha pasado ¿qué?, pues lo que dije, que el archivo (bueno una copia del archivo) ha pasado a ese "cajón" llamado Portapapeles; así que </w:t>
                  </w:r>
                  <w:r>
                    <w:rPr>
                      <w:rStyle w:val="nfasis"/>
                      <w:rFonts w:ascii="Arial" w:hAnsi="Arial" w:cs="Arial"/>
                      <w:color w:val="000000"/>
                      <w:sz w:val="20"/>
                      <w:szCs w:val="20"/>
                    </w:rPr>
                    <w:t xml:space="preserve">ahora simplemente pasamos el puntero del ratón a la zona izquierda del Explorador, y lo colocamos justo encima de la carpeta "Mis Cartas" y en ese momento volvemos a picar con botón derecho una vez, para que vuelva a salir el menú desplegable, tendremos que bajar hasta la línea "Pegar" y hacer un </w:t>
                  </w:r>
                  <w:proofErr w:type="spellStart"/>
                  <w:r>
                    <w:rPr>
                      <w:rStyle w:val="nfasis"/>
                      <w:rFonts w:ascii="Arial" w:hAnsi="Arial" w:cs="Arial"/>
                      <w:color w:val="000000"/>
                      <w:sz w:val="20"/>
                      <w:szCs w:val="20"/>
                    </w:rPr>
                    <w:t>click</w:t>
                  </w:r>
                  <w:proofErr w:type="spellEnd"/>
                  <w:r>
                    <w:rPr>
                      <w:rStyle w:val="nfasis"/>
                      <w:rFonts w:ascii="Arial" w:hAnsi="Arial" w:cs="Arial"/>
                      <w:color w:val="000000"/>
                      <w:sz w:val="20"/>
                      <w:szCs w:val="20"/>
                    </w:rPr>
                    <w:t xml:space="preserve"> con botón izquierdo </w:t>
                  </w:r>
                  <w:r>
                    <w:rPr>
                      <w:rStyle w:val="estilo1231"/>
                    </w:rPr>
                    <w:t xml:space="preserve">.-Y listo, aunque no </w:t>
                  </w:r>
                  <w:proofErr w:type="spellStart"/>
                  <w:r>
                    <w:rPr>
                      <w:rStyle w:val="estilo1231"/>
                    </w:rPr>
                    <w:t>habeis</w:t>
                  </w:r>
                  <w:proofErr w:type="spellEnd"/>
                  <w:r>
                    <w:rPr>
                      <w:rStyle w:val="estilo1231"/>
                    </w:rPr>
                    <w:t xml:space="preserve"> notado nada aparentemente, si ahora </w:t>
                  </w:r>
                  <w:proofErr w:type="spellStart"/>
                  <w:r>
                    <w:rPr>
                      <w:rStyle w:val="estilo1231"/>
                    </w:rPr>
                    <w:t>examinais</w:t>
                  </w:r>
                  <w:proofErr w:type="spellEnd"/>
                  <w:r>
                    <w:rPr>
                      <w:rStyle w:val="estilo1231"/>
                    </w:rPr>
                    <w:t xml:space="preserve"> "Mis Cartas" picando con botón izquierdo sobre ella, os ofrecerá en la parte derecha esto:</w:t>
                  </w:r>
                  <w:r>
                    <w:rPr>
                      <w:rFonts w:ascii="Arial" w:hAnsi="Arial" w:cs="Arial"/>
                      <w:color w:val="000033"/>
                      <w:sz w:val="18"/>
                      <w:szCs w:val="18"/>
                    </w:rPr>
                    <w:t xml:space="preserve"> </w:t>
                  </w:r>
                </w:p>
                <w:p w:rsidR="007A3021" w:rsidRDefault="007A3021" w:rsidP="007A3021">
                  <w:pPr>
                    <w:pStyle w:val="NormalWeb"/>
                    <w:rPr>
                      <w:rFonts w:ascii="Arial" w:hAnsi="Arial" w:cs="Arial"/>
                      <w:color w:val="000033"/>
                      <w:sz w:val="18"/>
                      <w:szCs w:val="18"/>
                    </w:rPr>
                  </w:pPr>
                  <w:r>
                    <w:rPr>
                      <w:rFonts w:ascii="Arial" w:hAnsi="Arial" w:cs="Arial"/>
                      <w:color w:val="000033"/>
                      <w:sz w:val="18"/>
                      <w:szCs w:val="18"/>
                    </w:rPr>
                    <w:lastRenderedPageBreak/>
                    <w:t>       </w:t>
                  </w:r>
                  <w:r>
                    <w:rPr>
                      <w:rFonts w:ascii="Verdana" w:hAnsi="Verdana" w:cs="Arial"/>
                      <w:noProof/>
                      <w:color w:val="000033"/>
                      <w:sz w:val="18"/>
                      <w:szCs w:val="18"/>
                    </w:rPr>
                    <w:drawing>
                      <wp:inline distT="0" distB="0" distL="0" distR="0">
                        <wp:extent cx="2209800" cy="1009650"/>
                        <wp:effectExtent l="19050" t="0" r="0" b="0"/>
                        <wp:docPr id="564" name="Imagen 564" descr="http://www.deseoaprender.com/LeccInfBasica/InfBasicaLecc16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deseoaprender.com/LeccInfBasica/InfBasicaLecc16_clip_image005.jpg"/>
                                <pic:cNvPicPr>
                                  <a:picLocks noChangeAspect="1" noChangeArrowheads="1"/>
                                </pic:cNvPicPr>
                              </pic:nvPicPr>
                              <pic:blipFill>
                                <a:blip r:embed="rId193"/>
                                <a:srcRect/>
                                <a:stretch>
                                  <a:fillRect/>
                                </a:stretch>
                              </pic:blipFill>
                              <pic:spPr bwMode="auto">
                                <a:xfrm>
                                  <a:off x="0" y="0"/>
                                  <a:ext cx="2209800" cy="1009650"/>
                                </a:xfrm>
                                <a:prstGeom prst="rect">
                                  <a:avLst/>
                                </a:prstGeom>
                                <a:noFill/>
                                <a:ln w="9525">
                                  <a:noFill/>
                                  <a:miter lim="800000"/>
                                  <a:headEnd/>
                                  <a:tailEnd/>
                                </a:ln>
                              </pic:spPr>
                            </pic:pic>
                          </a:graphicData>
                        </a:graphic>
                      </wp:inline>
                    </w:drawing>
                  </w:r>
                </w:p>
              </w:tc>
            </w:tr>
            <w:tr w:rsidR="007A3021">
              <w:trPr>
                <w:tblCellSpacing w:w="30" w:type="dxa"/>
              </w:trPr>
              <w:tc>
                <w:tcPr>
                  <w:tcW w:w="0" w:type="auto"/>
                  <w:vAlign w:val="center"/>
                  <w:hideMark/>
                </w:tcPr>
                <w:p w:rsidR="007A3021" w:rsidRDefault="007A3021">
                  <w:pPr>
                    <w:jc w:val="right"/>
                    <w:rPr>
                      <w:rFonts w:ascii="Arial" w:hAnsi="Arial" w:cs="Arial"/>
                      <w:color w:val="000033"/>
                      <w:sz w:val="18"/>
                      <w:szCs w:val="18"/>
                    </w:rPr>
                  </w:pPr>
                  <w:hyperlink r:id="rId194" w:history="1">
                    <w:r>
                      <w:rPr>
                        <w:rStyle w:val="Hipervnculo"/>
                      </w:rPr>
                      <w:t>Subir al principio</w:t>
                    </w:r>
                  </w:hyperlink>
                  <w:r>
                    <w:rPr>
                      <w:rFonts w:ascii="Arial" w:hAnsi="Arial" w:cs="Arial"/>
                      <w:color w:val="000033"/>
                      <w:sz w:val="18"/>
                      <w:szCs w:val="18"/>
                    </w:rPr>
                    <w:t xml:space="preserve"> &gt;&gt;   </w:t>
                  </w:r>
                </w:p>
              </w:tc>
            </w:tr>
          </w:tbl>
          <w:p w:rsidR="007A3021" w:rsidRDefault="007A3021">
            <w:pPr>
              <w:rPr>
                <w:rFonts w:ascii="Arial" w:hAnsi="Arial" w:cs="Arial"/>
                <w:color w:val="000033"/>
                <w:sz w:val="18"/>
                <w:szCs w:val="18"/>
              </w:rPr>
            </w:pPr>
          </w:p>
        </w:tc>
      </w:tr>
      <w:tr w:rsidR="007A3021">
        <w:trPr>
          <w:tblCellSpacing w:w="0" w:type="dxa"/>
        </w:trPr>
        <w:tc>
          <w:tcPr>
            <w:tcW w:w="0" w:type="auto"/>
            <w:hideMark/>
          </w:tcPr>
          <w:p w:rsidR="007A3021" w:rsidRDefault="007A3021">
            <w:pPr>
              <w:rPr>
                <w:rFonts w:ascii="Arial" w:hAnsi="Arial" w:cs="Arial"/>
                <w:color w:val="000033"/>
                <w:sz w:val="18"/>
                <w:szCs w:val="18"/>
              </w:rPr>
            </w:pPr>
            <w:r>
              <w:rPr>
                <w:rFonts w:ascii="Arial" w:hAnsi="Arial" w:cs="Arial"/>
                <w:color w:val="000033"/>
                <w:sz w:val="18"/>
                <w:szCs w:val="18"/>
              </w:rPr>
              <w:lastRenderedPageBreak/>
              <w:t> </w:t>
            </w:r>
          </w:p>
        </w:tc>
        <w:tc>
          <w:tcPr>
            <w:tcW w:w="0" w:type="auto"/>
            <w:gridSpan w:val="2"/>
            <w:hideMark/>
          </w:tcPr>
          <w:p w:rsidR="007A3021" w:rsidRDefault="007A3021">
            <w:pPr>
              <w:jc w:val="right"/>
              <w:rPr>
                <w:rFonts w:ascii="Arial" w:hAnsi="Arial" w:cs="Arial"/>
                <w:color w:val="000033"/>
                <w:sz w:val="18"/>
                <w:szCs w:val="18"/>
              </w:rPr>
            </w:pPr>
            <w:r>
              <w:rPr>
                <w:rFonts w:ascii="Arial" w:hAnsi="Arial" w:cs="Arial"/>
                <w:color w:val="000033"/>
                <w:sz w:val="18"/>
                <w:szCs w:val="18"/>
              </w:rPr>
              <w:t> </w:t>
            </w:r>
          </w:p>
        </w:tc>
      </w:tr>
      <w:tr w:rsidR="007A3021">
        <w:trPr>
          <w:tblCellSpacing w:w="0" w:type="dxa"/>
        </w:trPr>
        <w:tc>
          <w:tcPr>
            <w:tcW w:w="0" w:type="auto"/>
            <w:hideMark/>
          </w:tcPr>
          <w:tbl>
            <w:tblPr>
              <w:tblW w:w="5000" w:type="pct"/>
              <w:tblCellSpacing w:w="30" w:type="dxa"/>
              <w:tblCellMar>
                <w:left w:w="0" w:type="dxa"/>
                <w:right w:w="0" w:type="dxa"/>
              </w:tblCellMar>
              <w:tblLook w:val="04A0"/>
            </w:tblPr>
            <w:tblGrid>
              <w:gridCol w:w="5259"/>
            </w:tblGrid>
            <w:tr w:rsidR="007A3021">
              <w:trPr>
                <w:tblCellSpacing w:w="30" w:type="dxa"/>
              </w:trPr>
              <w:tc>
                <w:tcPr>
                  <w:tcW w:w="0" w:type="auto"/>
                  <w:vAlign w:val="center"/>
                  <w:hideMark/>
                </w:tcPr>
                <w:p w:rsidR="007A3021" w:rsidRDefault="007A3021">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7A3021" w:rsidRDefault="007A3021">
            <w:pPr>
              <w:rPr>
                <w:rFonts w:ascii="Arial" w:hAnsi="Arial" w:cs="Arial"/>
                <w:color w:val="000033"/>
                <w:sz w:val="18"/>
                <w:szCs w:val="18"/>
              </w:rPr>
            </w:pPr>
          </w:p>
        </w:tc>
        <w:tc>
          <w:tcPr>
            <w:tcW w:w="0" w:type="auto"/>
            <w:gridSpan w:val="2"/>
            <w:hideMark/>
          </w:tcPr>
          <w:tbl>
            <w:tblPr>
              <w:tblW w:w="5000" w:type="pct"/>
              <w:tblCellSpacing w:w="30" w:type="dxa"/>
              <w:tblCellMar>
                <w:left w:w="0" w:type="dxa"/>
                <w:right w:w="0" w:type="dxa"/>
              </w:tblCellMar>
              <w:tblLook w:val="04A0"/>
            </w:tblPr>
            <w:tblGrid>
              <w:gridCol w:w="3245"/>
            </w:tblGrid>
            <w:tr w:rsidR="007A3021">
              <w:trPr>
                <w:tblCellSpacing w:w="30" w:type="dxa"/>
              </w:trPr>
              <w:tc>
                <w:tcPr>
                  <w:tcW w:w="0" w:type="auto"/>
                  <w:vAlign w:val="center"/>
                  <w:hideMark/>
                </w:tcPr>
                <w:p w:rsidR="007A3021" w:rsidRDefault="007A3021">
                  <w:pPr>
                    <w:pStyle w:val="NormalWeb"/>
                    <w:rPr>
                      <w:rFonts w:ascii="Arial" w:hAnsi="Arial" w:cs="Arial"/>
                      <w:color w:val="000033"/>
                      <w:sz w:val="18"/>
                      <w:szCs w:val="18"/>
                    </w:rPr>
                  </w:pPr>
                  <w:r>
                    <w:rPr>
                      <w:rStyle w:val="estilo1231"/>
                    </w:rPr>
                    <w:t xml:space="preserve">   Como veis, como por arte de magia tenemos "segundo archivo.txt" en la carpeta "Mis Cartas", aunque nosotros lo habíamos puesto en "Mis Documentos" (donde seguirá también, comprobadlo y </w:t>
                  </w:r>
                  <w:proofErr w:type="spellStart"/>
                  <w:r>
                    <w:rPr>
                      <w:rStyle w:val="estilo1231"/>
                    </w:rPr>
                    <w:t>vereis</w:t>
                  </w:r>
                  <w:proofErr w:type="spellEnd"/>
                  <w:r>
                    <w:rPr>
                      <w:rStyle w:val="estilo1231"/>
                    </w:rPr>
                    <w:t xml:space="preserve"> que así es).-Interesante ¿eh</w:t>
                  </w:r>
                  <w:proofErr w:type="gramStart"/>
                  <w:r>
                    <w:rPr>
                      <w:rStyle w:val="estilo1231"/>
                    </w:rPr>
                    <w:t>?.</w:t>
                  </w:r>
                  <w:proofErr w:type="gramEnd"/>
                </w:p>
                <w:p w:rsidR="007A3021" w:rsidRDefault="007A3021">
                  <w:pPr>
                    <w:pStyle w:val="estilo123"/>
                  </w:pPr>
                  <w:r>
                    <w:rPr>
                      <w:rStyle w:val="nfasis"/>
                    </w:rPr>
                    <w:t>   Pues en cuanto al "</w:t>
                  </w:r>
                  <w:r>
                    <w:rPr>
                      <w:rStyle w:val="estilo41"/>
                      <w:i/>
                      <w:iCs/>
                    </w:rPr>
                    <w:t>Cortar y Pegar</w:t>
                  </w:r>
                  <w:r>
                    <w:rPr>
                      <w:rStyle w:val="nfasis"/>
                    </w:rPr>
                    <w:t xml:space="preserve">" es todo exactamente lo mismo y la única diferencia es que en este caso, el archivo pasaría al Portapapeles pero al mismo tiempo desaparecería de la carpeta "Mis Documentos" </w:t>
                  </w:r>
                  <w:r>
                    <w:t>, así que cuando fueseis a la Carpeta "Mis cartas" y siguiendo las operaciones explicadas le dieseis a "Pegar", igualmente pasaría el archivo "segundo archivo.txt" a dicha carpeta, pero NO QUEDARÍA EL ORIGINAL EN "Mis Documentos", ¿entendida la diferencia?; se usa Copiar-Pegar cuando queremos pasar una copia de algo pero dejando ese algo en su lugar, y se usará Cortar-Pegar cuando deseemos pasar una copia de algo, que no queremos conservar en su ubicación ; creo que ha quedado suficientemente claro.</w:t>
                  </w:r>
                  <w:r>
                    <w:br/>
                  </w:r>
                  <w:r>
                    <w:br/>
                    <w:t>   </w:t>
                  </w:r>
                  <w:r>
                    <w:rPr>
                      <w:rStyle w:val="estilo1181"/>
                      <w:u w:val="single"/>
                    </w:rPr>
                    <w:t>Para finalizar, decir dos cosas</w:t>
                  </w:r>
                  <w:r>
                    <w:t xml:space="preserve">: la primera es que el Copiar-Pegar y el Cortar-Pegar se puede usar con cualquier programa que use Windows (es decir que no es exclusivo del Explorador); y la segunda es que esta operación de Copiar-Pegar y Cortar-Pegar se puede hacer las veces que sea necesario, o sea que si se vuelve a ir a otra carpeta por ejemplo y se vuelve a realizar, ahí aparecerá lo último que hayamos Copiado al </w:t>
                  </w:r>
                  <w:r>
                    <w:lastRenderedPageBreak/>
                    <w:t>Portapapeles.-Solo desaparecerá cuando volvamos a realizar otro Copiar, o cuando se apaga el PC.-¿Entendido?.</w:t>
                  </w:r>
                </w:p>
              </w:tc>
            </w:tr>
          </w:tbl>
          <w:p w:rsidR="007A3021" w:rsidRDefault="007A3021">
            <w:pPr>
              <w:rPr>
                <w:rFonts w:ascii="Arial" w:hAnsi="Arial" w:cs="Arial"/>
                <w:color w:val="000033"/>
                <w:sz w:val="18"/>
                <w:szCs w:val="18"/>
              </w:rPr>
            </w:pPr>
          </w:p>
        </w:tc>
      </w:tr>
      <w:tr w:rsidR="007A3021" w:rsidRPr="007A3021">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7A3021" w:rsidRPr="007A3021">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7A3021" w:rsidRPr="007A3021">
                    <w:trPr>
                      <w:gridAfter w:val="1"/>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No se asuste nadie porque no se trata de que hagamos exámenes y pongamos nota no, se trata simplemente de que os sirva para ver el grado de asimilación de conceptos que </w:t>
                              </w:r>
                              <w:proofErr w:type="spellStart"/>
                              <w:r w:rsidRPr="007A3021">
                                <w:rPr>
                                  <w:rFonts w:ascii="Arial" w:eastAsia="Times New Roman" w:hAnsi="Arial" w:cs="Arial"/>
                                  <w:color w:val="000000"/>
                                  <w:sz w:val="20"/>
                                  <w:szCs w:val="20"/>
                                  <w:lang w:eastAsia="es-ES"/>
                                </w:rPr>
                                <w:t>hayais</w:t>
                              </w:r>
                              <w:proofErr w:type="spellEnd"/>
                              <w:r w:rsidRPr="007A3021">
                                <w:rPr>
                                  <w:rFonts w:ascii="Arial" w:eastAsia="Times New Roman" w:hAnsi="Arial" w:cs="Arial"/>
                                  <w:color w:val="000000"/>
                                  <w:sz w:val="20"/>
                                  <w:szCs w:val="20"/>
                                  <w:lang w:eastAsia="es-ES"/>
                                </w:rPr>
                                <w:t xml:space="preserve"> adquirido hasta ahora, y también os sirva para ver donde </w:t>
                              </w:r>
                              <w:proofErr w:type="spellStart"/>
                              <w:r w:rsidRPr="007A3021">
                                <w:rPr>
                                  <w:rFonts w:ascii="Arial" w:eastAsia="Times New Roman" w:hAnsi="Arial" w:cs="Arial"/>
                                  <w:color w:val="000000"/>
                                  <w:sz w:val="20"/>
                                  <w:szCs w:val="20"/>
                                  <w:lang w:eastAsia="es-ES"/>
                                </w:rPr>
                                <w:t>flojeais</w:t>
                              </w:r>
                              <w:proofErr w:type="spellEnd"/>
                              <w:r w:rsidRPr="007A3021">
                                <w:rPr>
                                  <w:rFonts w:ascii="Arial" w:eastAsia="Times New Roman" w:hAnsi="Arial" w:cs="Arial"/>
                                  <w:color w:val="000000"/>
                                  <w:sz w:val="20"/>
                                  <w:szCs w:val="20"/>
                                  <w:lang w:eastAsia="es-ES"/>
                                </w:rPr>
                                <w:t xml:space="preserve"> más y </w:t>
                              </w:r>
                              <w:proofErr w:type="spellStart"/>
                              <w:r w:rsidRPr="007A3021">
                                <w:rPr>
                                  <w:rFonts w:ascii="Arial" w:eastAsia="Times New Roman" w:hAnsi="Arial" w:cs="Arial"/>
                                  <w:color w:val="000000"/>
                                  <w:sz w:val="20"/>
                                  <w:szCs w:val="20"/>
                                  <w:lang w:eastAsia="es-ES"/>
                                </w:rPr>
                                <w:t>podais</w:t>
                              </w:r>
                              <w:proofErr w:type="spellEnd"/>
                              <w:r w:rsidRPr="007A3021">
                                <w:rPr>
                                  <w:rFonts w:ascii="Arial" w:eastAsia="Times New Roman" w:hAnsi="Arial" w:cs="Arial"/>
                                  <w:color w:val="000000"/>
                                  <w:sz w:val="20"/>
                                  <w:szCs w:val="20"/>
                                  <w:lang w:eastAsia="es-ES"/>
                                </w:rPr>
                                <w:t xml:space="preserve"> ir al/los capítulo/s que </w:t>
                              </w:r>
                              <w:proofErr w:type="spellStart"/>
                              <w:r w:rsidRPr="007A3021">
                                <w:rPr>
                                  <w:rFonts w:ascii="Arial" w:eastAsia="Times New Roman" w:hAnsi="Arial" w:cs="Arial"/>
                                  <w:color w:val="000000"/>
                                  <w:sz w:val="20"/>
                                  <w:szCs w:val="20"/>
                                  <w:lang w:eastAsia="es-ES"/>
                                </w:rPr>
                                <w:t>considereis</w:t>
                              </w:r>
                              <w:proofErr w:type="spellEnd"/>
                              <w:r w:rsidRPr="007A3021">
                                <w:rPr>
                                  <w:rFonts w:ascii="Arial" w:eastAsia="Times New Roman" w:hAnsi="Arial" w:cs="Arial"/>
                                  <w:color w:val="000000"/>
                                  <w:sz w:val="20"/>
                                  <w:szCs w:val="20"/>
                                  <w:lang w:eastAsia="es-ES"/>
                                </w:rPr>
                                <w:t xml:space="preserve"> necesarios a fin de aclarar todo aquello que no </w:t>
                              </w:r>
                              <w:proofErr w:type="spellStart"/>
                              <w:r w:rsidRPr="007A3021">
                                <w:rPr>
                                  <w:rFonts w:ascii="Arial" w:eastAsia="Times New Roman" w:hAnsi="Arial" w:cs="Arial"/>
                                  <w:color w:val="000000"/>
                                  <w:sz w:val="20"/>
                                  <w:szCs w:val="20"/>
                                  <w:lang w:eastAsia="es-ES"/>
                                </w:rPr>
                                <w:t>entendais</w:t>
                              </w:r>
                              <w:proofErr w:type="spellEnd"/>
                              <w:r w:rsidRPr="007A3021">
                                <w:rPr>
                                  <w:rFonts w:ascii="Arial" w:eastAsia="Times New Roman" w:hAnsi="Arial" w:cs="Arial"/>
                                  <w:color w:val="000000"/>
                                  <w:sz w:val="20"/>
                                  <w:szCs w:val="20"/>
                                  <w:lang w:eastAsia="es-ES"/>
                                </w:rPr>
                                <w:t>.</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Yo creo sinceramente que con el ritmo pausado que llevamos y el hecho de que no estoy "dando caña" para nada, el test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a ser un éxito abrumador de aciertos; espero no equivocarme.</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Piensa detenidamente sobre cada pregunta que se hace y evalúa la posible respuesta, pero sobre todo, no te agobies porque sólo sirve para que tú mismo hagas una autoevaluación de tus conocimientos... Que no sabes una o varias respuestas, no hay problema, lees el tema en que se trató y si te parece vuelves a realizar el Test.</w:t>
                              </w:r>
                              <w:r w:rsidRPr="007A3021">
                                <w:rPr>
                                  <w:rFonts w:ascii="Arial" w:eastAsia="Times New Roman" w:hAnsi="Arial" w:cs="Arial"/>
                                  <w:color w:val="000000"/>
                                  <w:sz w:val="20"/>
                                  <w:szCs w:val="20"/>
                                  <w:lang w:eastAsia="es-ES"/>
                                </w:rPr>
                                <w:br/>
                                <w:t xml:space="preserve">    En realidad he tratado de poner unas preguntas sencillas y básicas que creo estarán al alcance de todos en sus respuestas. Venga, ánimos que verás como al final aprenderás a moverte con soltura dentro de tus carpetas, archivos, </w:t>
                              </w:r>
                              <w:proofErr w:type="spellStart"/>
                              <w:r w:rsidRPr="007A3021">
                                <w:rPr>
                                  <w:rFonts w:ascii="Arial" w:eastAsia="Times New Roman" w:hAnsi="Arial" w:cs="Arial"/>
                                  <w:color w:val="000000"/>
                                  <w:sz w:val="20"/>
                                  <w:szCs w:val="20"/>
                                  <w:lang w:eastAsia="es-ES"/>
                                </w:rPr>
                                <w:t>etc</w:t>
                              </w:r>
                              <w:proofErr w:type="spellEnd"/>
                              <w:r w:rsidRPr="007A3021">
                                <w:rPr>
                                  <w:rFonts w:ascii="Arial" w:eastAsia="Times New Roman" w:hAnsi="Arial" w:cs="Arial"/>
                                  <w:color w:val="000000"/>
                                  <w:sz w:val="20"/>
                                  <w:szCs w:val="20"/>
                                  <w:lang w:eastAsia="es-ES"/>
                                </w:rPr>
                                <w:t>...</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Y ya sin más preámbulos, aquí abajo te coloco estas preguntas. Más abajo tienes las soluciones, a las cuales no deberías acudir más que para cotejar las respuestas que hayas dado.</w:t>
                              </w:r>
                              <w:r w:rsidRPr="007A3021">
                                <w:rPr>
                                  <w:rFonts w:ascii="Arial" w:eastAsia="Times New Roman" w:hAnsi="Arial" w:cs="Arial"/>
                                  <w:color w:val="000000"/>
                                  <w:sz w:val="20"/>
                                  <w:szCs w:val="20"/>
                                  <w:lang w:eastAsia="es-ES"/>
                                </w:rPr>
                                <w:br/>
                                <w:t>   No accedas a las respuestas antes porque tú solo te estarás engañando. A fin de cuentas, como dijo se trata de una sencilla autoevaluación para que tengas una idea bastante aproximada del aprovechamiento que llevas de las lecciones explicadas, nada más.</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Vamos pues con esas 18 preguntas sobre cuestiones explicadas en lecciones pasadas:</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3"/>
            <w:hideMark/>
          </w:tcPr>
          <w:tbl>
            <w:tblPr>
              <w:tblW w:w="5000" w:type="pct"/>
              <w:tblCellSpacing w:w="30" w:type="dxa"/>
              <w:tblCellMar>
                <w:left w:w="0" w:type="dxa"/>
                <w:right w:w="0" w:type="dxa"/>
              </w:tblCellMar>
              <w:tblLook w:val="04A0"/>
            </w:tblPr>
            <w:tblGrid>
              <w:gridCol w:w="2223"/>
              <w:gridCol w:w="2029"/>
              <w:gridCol w:w="2275"/>
              <w:gridCol w:w="1977"/>
            </w:tblGrid>
            <w:tr w:rsidR="007A3021" w:rsidRPr="007A3021">
              <w:trPr>
                <w:tblCellSpacing w:w="30" w:type="dxa"/>
              </w:trPr>
              <w:tc>
                <w:tcPr>
                  <w:tcW w:w="1300" w:type="pct"/>
                  <w:hideMark/>
                </w:tcPr>
                <w:tbl>
                  <w:tblPr>
                    <w:tblW w:w="5000" w:type="pct"/>
                    <w:tblCellSpacing w:w="22" w:type="dxa"/>
                    <w:tblCellMar>
                      <w:left w:w="0" w:type="dxa"/>
                      <w:right w:w="0" w:type="dxa"/>
                    </w:tblCellMar>
                    <w:tblLook w:val="04A0"/>
                  </w:tblPr>
                  <w:tblGrid>
                    <w:gridCol w:w="2133"/>
                  </w:tblGrid>
                  <w:tr w:rsidR="007A3021" w:rsidRPr="007A3021">
                    <w:trPr>
                      <w:tblCellSpacing w:w="22" w:type="dxa"/>
                    </w:trPr>
                    <w:tc>
                      <w:tcPr>
                        <w:tcW w:w="0" w:type="auto"/>
                        <w:shd w:val="clear" w:color="auto" w:fill="000033"/>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lang w:eastAsia="es-ES"/>
                          </w:rPr>
                          <w:t xml:space="preserve">• </w:t>
                        </w:r>
                        <w:r w:rsidRPr="007A3021">
                          <w:rPr>
                            <w:rFonts w:ascii="Arial" w:eastAsia="Times New Roman" w:hAnsi="Arial" w:cs="Arial"/>
                            <w:b/>
                            <w:bCs/>
                            <w:color w:val="000033"/>
                            <w:sz w:val="18"/>
                            <w:lang w:eastAsia="es-ES"/>
                          </w:rPr>
                          <w:t xml:space="preserve">PREGUNTA: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1200" w:type="pct"/>
                  <w:hideMark/>
                </w:tcPr>
                <w:tbl>
                  <w:tblPr>
                    <w:tblW w:w="5000" w:type="pct"/>
                    <w:tblCellSpacing w:w="22" w:type="dxa"/>
                    <w:tblCellMar>
                      <w:left w:w="0" w:type="dxa"/>
                      <w:right w:w="0" w:type="dxa"/>
                    </w:tblCellMar>
                    <w:tblLook w:val="04A0"/>
                  </w:tblPr>
                  <w:tblGrid>
                    <w:gridCol w:w="1969"/>
                  </w:tblGrid>
                  <w:tr w:rsidR="007A3021" w:rsidRPr="007A3021">
                    <w:trPr>
                      <w:tblCellSpacing w:w="22" w:type="dxa"/>
                    </w:trPr>
                    <w:tc>
                      <w:tcPr>
                        <w:tcW w:w="0" w:type="auto"/>
                        <w:shd w:val="clear" w:color="auto" w:fill="000033"/>
                        <w:vAlign w:val="center"/>
                        <w:hideMark/>
                      </w:tcPr>
                      <w:p w:rsidR="007A3021" w:rsidRPr="007A3021" w:rsidRDefault="007A3021" w:rsidP="007A3021">
                        <w:pPr>
                          <w:spacing w:after="0" w:line="240" w:lineRule="auto"/>
                          <w:rPr>
                            <w:rFonts w:ascii="Arial" w:eastAsia="Times New Roman" w:hAnsi="Arial" w:cs="Arial"/>
                            <w:color w:val="CCFF99"/>
                            <w:sz w:val="18"/>
                            <w:szCs w:val="18"/>
                            <w:lang w:eastAsia="es-ES"/>
                          </w:rPr>
                        </w:pPr>
                        <w:r w:rsidRPr="007A3021">
                          <w:rPr>
                            <w:rFonts w:ascii="Arial" w:eastAsia="Times New Roman" w:hAnsi="Arial" w:cs="Arial"/>
                            <w:b/>
                            <w:bCs/>
                            <w:color w:val="CCFF99"/>
                            <w:sz w:val="18"/>
                            <w:lang w:eastAsia="es-ES"/>
                          </w:rPr>
                          <w:t xml:space="preserve">• Opción 1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1350" w:type="pct"/>
                  <w:hideMark/>
                </w:tcPr>
                <w:tbl>
                  <w:tblPr>
                    <w:tblW w:w="5000" w:type="pct"/>
                    <w:tblCellSpacing w:w="22" w:type="dxa"/>
                    <w:tblCellMar>
                      <w:left w:w="0" w:type="dxa"/>
                      <w:right w:w="0" w:type="dxa"/>
                    </w:tblCellMar>
                    <w:tblLook w:val="04A0"/>
                  </w:tblPr>
                  <w:tblGrid>
                    <w:gridCol w:w="2215"/>
                  </w:tblGrid>
                  <w:tr w:rsidR="007A3021" w:rsidRPr="007A3021">
                    <w:trPr>
                      <w:tblCellSpacing w:w="22" w:type="dxa"/>
                    </w:trPr>
                    <w:tc>
                      <w:tcPr>
                        <w:tcW w:w="0" w:type="auto"/>
                        <w:shd w:val="clear" w:color="auto" w:fill="000033"/>
                        <w:vAlign w:val="center"/>
                        <w:hideMark/>
                      </w:tcPr>
                      <w:p w:rsidR="007A3021" w:rsidRPr="007A3021" w:rsidRDefault="007A3021" w:rsidP="007A3021">
                        <w:pPr>
                          <w:spacing w:after="0" w:line="240" w:lineRule="auto"/>
                          <w:rPr>
                            <w:rFonts w:ascii="Arial" w:eastAsia="Times New Roman" w:hAnsi="Arial" w:cs="Arial"/>
                            <w:color w:val="CCFF99"/>
                            <w:sz w:val="18"/>
                            <w:szCs w:val="18"/>
                            <w:lang w:eastAsia="es-ES"/>
                          </w:rPr>
                        </w:pPr>
                        <w:r w:rsidRPr="007A3021">
                          <w:rPr>
                            <w:rFonts w:ascii="Arial" w:eastAsia="Times New Roman" w:hAnsi="Arial" w:cs="Arial"/>
                            <w:b/>
                            <w:bCs/>
                            <w:color w:val="CCFF99"/>
                            <w:sz w:val="18"/>
                            <w:lang w:eastAsia="es-ES"/>
                          </w:rPr>
                          <w:t xml:space="preserve">• Opción 2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1150" w:type="pct"/>
                  <w:hideMark/>
                </w:tcPr>
                <w:tbl>
                  <w:tblPr>
                    <w:tblW w:w="5000" w:type="pct"/>
                    <w:tblCellSpacing w:w="22" w:type="dxa"/>
                    <w:tblCellMar>
                      <w:left w:w="0" w:type="dxa"/>
                      <w:right w:w="0" w:type="dxa"/>
                    </w:tblCellMar>
                    <w:tblLook w:val="04A0"/>
                  </w:tblPr>
                  <w:tblGrid>
                    <w:gridCol w:w="1887"/>
                  </w:tblGrid>
                  <w:tr w:rsidR="007A3021" w:rsidRPr="007A3021">
                    <w:trPr>
                      <w:tblCellSpacing w:w="22" w:type="dxa"/>
                    </w:trPr>
                    <w:tc>
                      <w:tcPr>
                        <w:tcW w:w="0" w:type="auto"/>
                        <w:shd w:val="clear" w:color="auto" w:fill="000033"/>
                        <w:vAlign w:val="center"/>
                        <w:hideMark/>
                      </w:tcPr>
                      <w:p w:rsidR="007A3021" w:rsidRPr="007A3021" w:rsidRDefault="007A3021" w:rsidP="007A3021">
                        <w:pPr>
                          <w:spacing w:after="0" w:line="240" w:lineRule="auto"/>
                          <w:rPr>
                            <w:rFonts w:ascii="Arial" w:eastAsia="Times New Roman" w:hAnsi="Arial" w:cs="Arial"/>
                            <w:color w:val="CCFF99"/>
                            <w:sz w:val="18"/>
                            <w:szCs w:val="18"/>
                            <w:lang w:eastAsia="es-ES"/>
                          </w:rPr>
                        </w:pPr>
                        <w:r w:rsidRPr="007A3021">
                          <w:rPr>
                            <w:rFonts w:ascii="Arial" w:eastAsia="Times New Roman" w:hAnsi="Arial" w:cs="Arial"/>
                            <w:b/>
                            <w:bCs/>
                            <w:color w:val="CCFF99"/>
                            <w:sz w:val="18"/>
                            <w:lang w:eastAsia="es-ES"/>
                          </w:rPr>
                          <w:t xml:space="preserve">• Opción 3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30" w:type="dxa"/>
              </w:trPr>
              <w:tc>
                <w:tcPr>
                  <w:tcW w:w="0" w:type="auto"/>
                  <w:hideMark/>
                </w:tcPr>
                <w:tbl>
                  <w:tblPr>
                    <w:tblW w:w="5000" w:type="pct"/>
                    <w:tblCellSpacing w:w="22" w:type="dxa"/>
                    <w:tblCellMar>
                      <w:left w:w="0" w:type="dxa"/>
                      <w:right w:w="0" w:type="dxa"/>
                    </w:tblCellMar>
                    <w:tblLook w:val="04A0"/>
                  </w:tblPr>
                  <w:tblGrid>
                    <w:gridCol w:w="2133"/>
                  </w:tblGrid>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xml:space="preserve">» 1/.-El Explorador sirve para: </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xml:space="preserve">» 2/.-El Explorador se abre: </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3/.-El Explorador se cierra:</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4/.-El Explorador: </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5/.-Qué es una partición</w:t>
                        </w:r>
                        <w:proofErr w:type="gramStart"/>
                        <w:r w:rsidRPr="007A3021">
                          <w:rPr>
                            <w:rFonts w:ascii="Arial" w:eastAsia="Times New Roman" w:hAnsi="Arial" w:cs="Arial"/>
                            <w:color w:val="000000"/>
                            <w:sz w:val="20"/>
                            <w:lang w:eastAsia="es-ES"/>
                          </w:rPr>
                          <w:t>?</w:t>
                        </w:r>
                        <w:proofErr w:type="gramEnd"/>
                        <w:r w:rsidRPr="007A3021">
                          <w:rPr>
                            <w:rFonts w:ascii="Arial" w:eastAsia="Times New Roman" w:hAnsi="Arial" w:cs="Arial"/>
                            <w:color w:val="000000"/>
                            <w:sz w:val="20"/>
                            <w:lang w:eastAsia="es-ES"/>
                          </w:rPr>
                          <w:t>:</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6/.-Un disco duro puede tener: </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7/.-Un diskette tiene:</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8/.-La unidad D:</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9/.-Es C: una partición</w:t>
                        </w:r>
                        <w:proofErr w:type="gramStart"/>
                        <w:r w:rsidRPr="007A3021">
                          <w:rPr>
                            <w:rFonts w:ascii="Arial" w:eastAsia="Times New Roman" w:hAnsi="Arial" w:cs="Arial"/>
                            <w:color w:val="000000"/>
                            <w:sz w:val="20"/>
                            <w:lang w:eastAsia="es-ES"/>
                          </w:rPr>
                          <w:t>?</w:t>
                        </w:r>
                        <w:proofErr w:type="gramEnd"/>
                        <w:r w:rsidRPr="007A3021">
                          <w:rPr>
                            <w:rFonts w:ascii="Arial" w:eastAsia="Times New Roman" w:hAnsi="Arial" w:cs="Arial"/>
                            <w:color w:val="000000"/>
                            <w:sz w:val="20"/>
                            <w:lang w:eastAsia="es-ES"/>
                          </w:rPr>
                          <w:t>:</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lastRenderedPageBreak/>
                          <w:t>» 10/.-Una subcarpeta es:</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11/.-Puede moverse un archivo</w:t>
                        </w:r>
                        <w:proofErr w:type="gramStart"/>
                        <w:r w:rsidRPr="007A3021">
                          <w:rPr>
                            <w:rFonts w:ascii="Arial" w:eastAsia="Times New Roman" w:hAnsi="Arial" w:cs="Arial"/>
                            <w:color w:val="000000"/>
                            <w:sz w:val="20"/>
                            <w:lang w:eastAsia="es-ES"/>
                          </w:rPr>
                          <w:t>?</w:t>
                        </w:r>
                        <w:proofErr w:type="gramEnd"/>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xml:space="preserve">» 12/.-Para qué sirve Word </w:t>
                        </w:r>
                        <w:proofErr w:type="spellStart"/>
                        <w:r w:rsidRPr="007A3021">
                          <w:rPr>
                            <w:rFonts w:ascii="Arial" w:eastAsia="Times New Roman" w:hAnsi="Arial" w:cs="Arial"/>
                            <w:color w:val="000000"/>
                            <w:sz w:val="20"/>
                            <w:lang w:eastAsia="es-ES"/>
                          </w:rPr>
                          <w:t>Pad</w:t>
                        </w:r>
                        <w:proofErr w:type="spellEnd"/>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13/.-Hemos visto Copiar-Pegar</w:t>
                        </w:r>
                        <w:proofErr w:type="gramStart"/>
                        <w:r w:rsidRPr="007A3021">
                          <w:rPr>
                            <w:rFonts w:ascii="Arial" w:eastAsia="Times New Roman" w:hAnsi="Arial" w:cs="Arial"/>
                            <w:color w:val="000000"/>
                            <w:sz w:val="20"/>
                            <w:lang w:eastAsia="es-ES"/>
                          </w:rPr>
                          <w:t>?</w:t>
                        </w:r>
                        <w:proofErr w:type="gramEnd"/>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14/.-Existe el botón Minimizar</w:t>
                        </w:r>
                        <w:proofErr w:type="gramStart"/>
                        <w:r w:rsidRPr="007A3021">
                          <w:rPr>
                            <w:rFonts w:ascii="Arial" w:eastAsia="Times New Roman" w:hAnsi="Arial" w:cs="Arial"/>
                            <w:color w:val="000000"/>
                            <w:sz w:val="20"/>
                            <w:lang w:eastAsia="es-ES"/>
                          </w:rPr>
                          <w:t>?</w:t>
                        </w:r>
                        <w:proofErr w:type="gramEnd"/>
                        <w:r w:rsidRPr="007A3021">
                          <w:rPr>
                            <w:rFonts w:ascii="Arial" w:eastAsia="Times New Roman" w:hAnsi="Arial" w:cs="Arial"/>
                            <w:color w:val="000000"/>
                            <w:sz w:val="20"/>
                            <w:lang w:eastAsia="es-ES"/>
                          </w:rPr>
                          <w:t>: </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15/.-El ratón tiene 3 botones:</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16/.-El Portapapeles es:</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17/.-Al usar Cortar-Pegar:</w:t>
                        </w:r>
                      </w:p>
                    </w:tc>
                  </w:tr>
                  <w:tr w:rsidR="007A3021" w:rsidRPr="007A3021">
                    <w:trPr>
                      <w:tblCellSpacing w:w="22" w:type="dxa"/>
                    </w:trPr>
                    <w:tc>
                      <w:tcPr>
                        <w:tcW w:w="0" w:type="auto"/>
                        <w:shd w:val="clear" w:color="auto" w:fill="EBFBC6"/>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18/.-Copiar-Pegar se hace:</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hideMark/>
                </w:tcPr>
                <w:tbl>
                  <w:tblPr>
                    <w:tblW w:w="5000" w:type="pct"/>
                    <w:tblCellSpacing w:w="22" w:type="dxa"/>
                    <w:tblCellMar>
                      <w:left w:w="0" w:type="dxa"/>
                      <w:right w:w="0" w:type="dxa"/>
                    </w:tblCellMar>
                    <w:tblLook w:val="04A0"/>
                  </w:tblPr>
                  <w:tblGrid>
                    <w:gridCol w:w="1969"/>
                  </w:tblGrid>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lastRenderedPageBreak/>
                          <w:t>• Ver fotos</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Picando en Archivos</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Con el botón de cerrar</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No viene con Windows</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Una carpeta cerrada</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17.500 </w:t>
                        </w:r>
                        <w:proofErr w:type="spellStart"/>
                        <w:r w:rsidRPr="007A3021">
                          <w:rPr>
                            <w:rFonts w:ascii="Arial" w:eastAsia="Times New Roman" w:hAnsi="Arial" w:cs="Arial"/>
                            <w:color w:val="000000"/>
                            <w:sz w:val="20"/>
                            <w:lang w:eastAsia="es-ES"/>
                          </w:rPr>
                          <w:t>Gb</w:t>
                        </w:r>
                        <w:proofErr w:type="spellEnd"/>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1,44 Mb </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Puede tener carpetas</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No</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Un archivo </w:t>
                        </w:r>
                        <w:r w:rsidRPr="007A3021">
                          <w:rPr>
                            <w:rFonts w:ascii="Arial" w:eastAsia="Times New Roman" w:hAnsi="Arial" w:cs="Arial"/>
                            <w:color w:val="000000"/>
                            <w:sz w:val="20"/>
                            <w:lang w:eastAsia="es-ES"/>
                          </w:rPr>
                          <w:lastRenderedPageBreak/>
                          <w:t>guardado</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w:t>
                        </w:r>
                        <w:r w:rsidRPr="007A3021">
                          <w:rPr>
                            <w:rFonts w:ascii="Arial" w:eastAsia="Times New Roman" w:hAnsi="Arial" w:cs="Arial"/>
                            <w:color w:val="000000"/>
                            <w:sz w:val="20"/>
                            <w:lang w:eastAsia="es-ES"/>
                          </w:rPr>
                          <w:t>Si</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Para sumar y restar</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Si, 2 veces</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En todo programa</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Cierto</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Donde Windows guarda</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Desaparece archivo origina</w:t>
                        </w:r>
                        <w:r w:rsidRPr="007A3021">
                          <w:rPr>
                            <w:rFonts w:ascii="Arial" w:eastAsia="Times New Roman" w:hAnsi="Arial" w:cs="Arial"/>
                            <w:color w:val="000000"/>
                            <w:sz w:val="20"/>
                            <w:szCs w:val="20"/>
                            <w:lang w:eastAsia="es-ES"/>
                          </w:rPr>
                          <w:t>l</w:t>
                        </w:r>
                      </w:p>
                    </w:tc>
                  </w:tr>
                  <w:tr w:rsidR="007A3021" w:rsidRPr="007A3021">
                    <w:trPr>
                      <w:tblCellSpacing w:w="22" w:type="dxa"/>
                    </w:trPr>
                    <w:tc>
                      <w:tcPr>
                        <w:tcW w:w="0" w:type="auto"/>
                        <w:shd w:val="clear" w:color="auto" w:fill="C6CAFD"/>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Con Word-</w:t>
                        </w:r>
                        <w:proofErr w:type="spellStart"/>
                        <w:r w:rsidRPr="007A3021">
                          <w:rPr>
                            <w:rFonts w:ascii="Arial" w:eastAsia="Times New Roman" w:hAnsi="Arial" w:cs="Arial"/>
                            <w:color w:val="000000"/>
                            <w:sz w:val="20"/>
                            <w:lang w:eastAsia="es-ES"/>
                          </w:rPr>
                          <w:t>Pad</w:t>
                        </w:r>
                        <w:proofErr w:type="spellEnd"/>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hideMark/>
                </w:tcPr>
                <w:tbl>
                  <w:tblPr>
                    <w:tblW w:w="5000" w:type="pct"/>
                    <w:tblCellSpacing w:w="22" w:type="dxa"/>
                    <w:tblCellMar>
                      <w:left w:w="0" w:type="dxa"/>
                      <w:right w:w="0" w:type="dxa"/>
                    </w:tblCellMar>
                    <w:tblLook w:val="04A0"/>
                  </w:tblPr>
                  <w:tblGrid>
                    <w:gridCol w:w="2215"/>
                  </w:tblGrid>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w:t>
                        </w:r>
                        <w:r w:rsidRPr="007A3021">
                          <w:rPr>
                            <w:rFonts w:ascii="Arial" w:eastAsia="Times New Roman" w:hAnsi="Arial" w:cs="Arial"/>
                            <w:color w:val="000000"/>
                            <w:sz w:val="20"/>
                            <w:lang w:eastAsia="es-ES"/>
                          </w:rPr>
                          <w:t>Escribir documentos </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Picando en Mi PC</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Cuando se apaga el PC</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Se carga con Word</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Una división del disco duro</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160 </w:t>
                        </w:r>
                        <w:proofErr w:type="spellStart"/>
                        <w:r w:rsidRPr="007A3021">
                          <w:rPr>
                            <w:rFonts w:ascii="Arial" w:eastAsia="Times New Roman" w:hAnsi="Arial" w:cs="Arial"/>
                            <w:color w:val="000000"/>
                            <w:sz w:val="20"/>
                            <w:lang w:eastAsia="es-ES"/>
                          </w:rPr>
                          <w:t>Gb</w:t>
                        </w:r>
                        <w:proofErr w:type="spellEnd"/>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Exactamente 14 </w:t>
                        </w:r>
                        <w:proofErr w:type="spellStart"/>
                        <w:r w:rsidRPr="007A3021">
                          <w:rPr>
                            <w:rFonts w:ascii="Arial" w:eastAsia="Times New Roman" w:hAnsi="Arial" w:cs="Arial"/>
                            <w:color w:val="000000"/>
                            <w:sz w:val="20"/>
                            <w:lang w:eastAsia="es-ES"/>
                          </w:rPr>
                          <w:t>Gb.</w:t>
                        </w:r>
                        <w:proofErr w:type="spellEnd"/>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Solo tendrá archivos</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A veces si</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Una carpeta eliminada</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Nunca</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Borrar archivos</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En el capítulo anterior</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w:t>
                        </w:r>
                        <w:r w:rsidRPr="007A3021">
                          <w:rPr>
                            <w:rFonts w:ascii="Arial" w:eastAsia="Times New Roman" w:hAnsi="Arial" w:cs="Arial"/>
                            <w:color w:val="000000"/>
                            <w:sz w:val="20"/>
                            <w:lang w:eastAsia="es-ES"/>
                          </w:rPr>
                          <w:t xml:space="preserve">Sólo en Word </w:t>
                        </w:r>
                        <w:proofErr w:type="spellStart"/>
                        <w:r w:rsidRPr="007A3021">
                          <w:rPr>
                            <w:rFonts w:ascii="Arial" w:eastAsia="Times New Roman" w:hAnsi="Arial" w:cs="Arial"/>
                            <w:color w:val="000000"/>
                            <w:sz w:val="20"/>
                            <w:lang w:eastAsia="es-ES"/>
                          </w:rPr>
                          <w:t>Pad</w:t>
                        </w:r>
                        <w:proofErr w:type="spellEnd"/>
                        <w:r w:rsidRPr="007A3021">
                          <w:rPr>
                            <w:rFonts w:ascii="Arial" w:eastAsia="Times New Roman" w:hAnsi="Arial" w:cs="Arial"/>
                            <w:color w:val="000000"/>
                            <w:sz w:val="20"/>
                            <w:lang w:eastAsia="es-ES"/>
                          </w:rPr>
                          <w:t> </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Solo tiene 2</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Para colocar papeles</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Se copian subcarpetas</w:t>
                        </w:r>
                      </w:p>
                    </w:tc>
                  </w:tr>
                  <w:tr w:rsidR="007A3021" w:rsidRPr="007A3021">
                    <w:trPr>
                      <w:tblCellSpacing w:w="22" w:type="dxa"/>
                    </w:trPr>
                    <w:tc>
                      <w:tcPr>
                        <w:tcW w:w="0" w:type="auto"/>
                        <w:shd w:val="clear" w:color="auto" w:fill="FCC2BA"/>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Con el Explorador</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hideMark/>
                </w:tcPr>
                <w:tbl>
                  <w:tblPr>
                    <w:tblW w:w="5000" w:type="pct"/>
                    <w:tblCellSpacing w:w="22" w:type="dxa"/>
                    <w:tblCellMar>
                      <w:left w:w="0" w:type="dxa"/>
                      <w:right w:w="0" w:type="dxa"/>
                    </w:tblCellMar>
                    <w:tblLook w:val="04A0"/>
                  </w:tblPr>
                  <w:tblGrid>
                    <w:gridCol w:w="1887"/>
                  </w:tblGrid>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w:t>
                        </w:r>
                        <w:r w:rsidRPr="007A3021">
                          <w:rPr>
                            <w:rFonts w:ascii="Arial" w:eastAsia="Times New Roman" w:hAnsi="Arial" w:cs="Arial"/>
                            <w:color w:val="000000"/>
                            <w:sz w:val="20"/>
                            <w:lang w:eastAsia="es-ES"/>
                          </w:rPr>
                          <w:t xml:space="preserve">Manejar carpetas y archivos </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En su icono del Escritorio </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Picando en Inicio</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Pertenece al </w:t>
                        </w:r>
                        <w:proofErr w:type="spellStart"/>
                        <w:r w:rsidRPr="007A3021">
                          <w:rPr>
                            <w:rFonts w:ascii="Arial" w:eastAsia="Times New Roman" w:hAnsi="Arial" w:cs="Arial"/>
                            <w:color w:val="000000"/>
                            <w:sz w:val="20"/>
                            <w:lang w:eastAsia="es-ES"/>
                          </w:rPr>
                          <w:t>s.o.</w:t>
                        </w:r>
                        <w:proofErr w:type="spellEnd"/>
                        <w:r w:rsidRPr="007A3021">
                          <w:rPr>
                            <w:rFonts w:ascii="Arial" w:eastAsia="Times New Roman" w:hAnsi="Arial" w:cs="Arial"/>
                            <w:color w:val="000000"/>
                            <w:sz w:val="20"/>
                            <w:lang w:eastAsia="es-ES"/>
                          </w:rPr>
                          <w:t xml:space="preserve"> Windows</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No existen particiones</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25 </w:t>
                        </w:r>
                        <w:proofErr w:type="spellStart"/>
                        <w:r w:rsidRPr="007A3021">
                          <w:rPr>
                            <w:rFonts w:ascii="Arial" w:eastAsia="Times New Roman" w:hAnsi="Arial" w:cs="Arial"/>
                            <w:color w:val="000000"/>
                            <w:sz w:val="20"/>
                            <w:lang w:eastAsia="es-ES"/>
                          </w:rPr>
                          <w:t>Mb.</w:t>
                        </w:r>
                        <w:proofErr w:type="spellEnd"/>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 xml:space="preserve">Puede variar de 1 a 20 </w:t>
                        </w:r>
                        <w:proofErr w:type="spellStart"/>
                        <w:r w:rsidRPr="007A3021">
                          <w:rPr>
                            <w:rFonts w:ascii="Arial" w:eastAsia="Times New Roman" w:hAnsi="Arial" w:cs="Arial"/>
                            <w:color w:val="000000"/>
                            <w:sz w:val="20"/>
                            <w:lang w:eastAsia="es-ES"/>
                          </w:rPr>
                          <w:t>Mb.</w:t>
                        </w:r>
                        <w:proofErr w:type="spellEnd"/>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Solo puede tener subcarpetas</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Siempre</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w:t>
                        </w:r>
                        <w:r w:rsidRPr="007A3021">
                          <w:rPr>
                            <w:rFonts w:ascii="Arial" w:eastAsia="Times New Roman" w:hAnsi="Arial" w:cs="Arial"/>
                            <w:color w:val="000000"/>
                            <w:sz w:val="20"/>
                            <w:lang w:eastAsia="es-ES"/>
                          </w:rPr>
                          <w:t>Una carpeta dentro de otra</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w:t>
                        </w:r>
                        <w:r w:rsidRPr="007A3021">
                          <w:rPr>
                            <w:rFonts w:ascii="Arial" w:eastAsia="Times New Roman" w:hAnsi="Arial" w:cs="Arial"/>
                            <w:color w:val="000000"/>
                            <w:sz w:val="20"/>
                            <w:lang w:eastAsia="es-ES"/>
                          </w:rPr>
                          <w:t xml:space="preserve"> Hay que borrarlo primero</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Escribir texto</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Eso no existe en Windows</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Claro, para cerrar programas</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Tiene 1 más una rueda</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Un programa para texto</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Se cierra el Explorador</w:t>
                        </w:r>
                      </w:p>
                    </w:tc>
                  </w:tr>
                  <w:tr w:rsidR="007A3021" w:rsidRPr="007A3021">
                    <w:trPr>
                      <w:tblCellSpacing w:w="22" w:type="dxa"/>
                    </w:trPr>
                    <w:tc>
                      <w:tcPr>
                        <w:tcW w:w="0" w:type="auto"/>
                        <w:shd w:val="clear" w:color="auto" w:fill="B8FDB0"/>
                        <w:vAlign w:val="center"/>
                        <w:hideMark/>
                      </w:tcPr>
                      <w:p w:rsidR="007A3021" w:rsidRPr="007A3021" w:rsidRDefault="007A3021" w:rsidP="007A3021">
                        <w:pPr>
                          <w:spacing w:after="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lang w:eastAsia="es-ES"/>
                          </w:rPr>
                          <w:t>Las dos respuestas valen.</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2"/>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hideMark/>
          </w:tcPr>
          <w:p w:rsidR="007A3021" w:rsidRPr="007A3021" w:rsidRDefault="007A3021" w:rsidP="007A3021">
            <w:pPr>
              <w:spacing w:after="0" w:line="240" w:lineRule="auto"/>
              <w:jc w:val="right"/>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w:t>
                  </w:r>
                  <w:r w:rsidRPr="007A3021">
                    <w:rPr>
                      <w:rFonts w:ascii="Arial" w:eastAsia="Times New Roman" w:hAnsi="Arial" w:cs="Arial"/>
                      <w:b/>
                      <w:bCs/>
                      <w:color w:val="333333"/>
                      <w:sz w:val="18"/>
                      <w:lang w:eastAsia="es-ES"/>
                    </w:rPr>
                    <w:t>RECUERDA: NO ACUDAS A LAS RESPUESTAS HASTA HABER CONTESTADO A LAS 18 PREGUNTAS</w:t>
                  </w:r>
                </w:p>
                <w:p w:rsidR="007A3021" w:rsidRPr="007A3021" w:rsidRDefault="007A3021" w:rsidP="007A3021">
                  <w:pPr>
                    <w:spacing w:before="100" w:beforeAutospacing="1" w:after="100" w:afterAutospacing="1" w:line="240" w:lineRule="auto"/>
                    <w:rPr>
                      <w:rFonts w:ascii="Verdana" w:eastAsia="Times New Roman" w:hAnsi="Verdana" w:cs="Arial"/>
                      <w:color w:val="000066"/>
                      <w:sz w:val="18"/>
                      <w:szCs w:val="18"/>
                      <w:lang w:eastAsia="es-ES"/>
                    </w:rPr>
                  </w:pPr>
                  <w:r w:rsidRPr="007A3021">
                    <w:rPr>
                      <w:rFonts w:ascii="Arial" w:eastAsia="Times New Roman" w:hAnsi="Arial" w:cs="Arial"/>
                      <w:color w:val="000000"/>
                      <w:sz w:val="20"/>
                      <w:lang w:eastAsia="es-ES"/>
                    </w:rPr>
                    <w:t xml:space="preserve">   Os parecen muy difíciles??, creo sinceramente que no haya costado mucho acertar 18 de 18 pero como puede haber algún despiste..., pues se aceptan hasta 16 de 18.-Eso sí, si has fallado más de 2 respuestas, te aconsejo que pruebes a repasarte --Y PRACTICAR SOBRE TODO-- los temas dados y al cabo de un rato vuelvas a intentarlo.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No se trata de que si fallas te abrumes y te comas el coco, que </w:t>
                  </w:r>
                  <w:proofErr w:type="spellStart"/>
                  <w:r w:rsidRPr="007A3021">
                    <w:rPr>
                      <w:rFonts w:ascii="Arial" w:eastAsia="Times New Roman" w:hAnsi="Arial" w:cs="Arial"/>
                      <w:color w:val="000000"/>
                      <w:sz w:val="20"/>
                      <w:szCs w:val="20"/>
                      <w:lang w:eastAsia="es-ES"/>
                    </w:rPr>
                    <w:t>aqui</w:t>
                  </w:r>
                  <w:proofErr w:type="spellEnd"/>
                  <w:r w:rsidRPr="007A3021">
                    <w:rPr>
                      <w:rFonts w:ascii="Arial" w:eastAsia="Times New Roman" w:hAnsi="Arial" w:cs="Arial"/>
                      <w:color w:val="000000"/>
                      <w:sz w:val="20"/>
                      <w:szCs w:val="20"/>
                      <w:lang w:eastAsia="es-ES"/>
                    </w:rPr>
                    <w:t xml:space="preserve"> estamos tratando de aprender pero de forma relajada y divertida ¿vale?, puede que el fallar te sirva para repasar y empezar el próximo tema con más conocimientos que otro que hoy haya acertado las 18.-Ten en cuenta que aún queda mucha tela que cortar....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Bien, para los que han acabado el Test y quieren comprobar aciertos, estas son las respuestas correctas:</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Verdana" w:eastAsia="Times New Roman" w:hAnsi="Verdana" w:cs="Arial"/>
                      <w:color w:val="000000"/>
                      <w:sz w:val="18"/>
                      <w:lang w:eastAsia="es-ES"/>
                    </w:rPr>
                    <w:t>  </w:t>
                  </w:r>
                  <w:r w:rsidRPr="007A3021">
                    <w:rPr>
                      <w:rFonts w:ascii="Arial" w:eastAsia="Times New Roman" w:hAnsi="Arial" w:cs="Arial"/>
                      <w:b/>
                      <w:bCs/>
                      <w:color w:val="FF0000"/>
                      <w:sz w:val="20"/>
                      <w:szCs w:val="20"/>
                      <w:lang w:eastAsia="es-ES"/>
                    </w:rPr>
                    <w:t>1/</w:t>
                  </w:r>
                  <w:r w:rsidRPr="007A3021">
                    <w:rPr>
                      <w:rFonts w:ascii="Arial" w:eastAsia="Times New Roman" w:hAnsi="Arial" w:cs="Arial"/>
                      <w:b/>
                      <w:bCs/>
                      <w:color w:val="999999"/>
                      <w:sz w:val="20"/>
                      <w:lang w:eastAsia="es-ES"/>
                    </w:rPr>
                    <w:t xml:space="preserve"> Opción 3 ;  </w:t>
                  </w:r>
                  <w:r w:rsidRPr="007A3021">
                    <w:rPr>
                      <w:rFonts w:ascii="Arial" w:eastAsia="Times New Roman" w:hAnsi="Arial" w:cs="Arial"/>
                      <w:b/>
                      <w:bCs/>
                      <w:color w:val="FF0000"/>
                      <w:sz w:val="20"/>
                      <w:szCs w:val="20"/>
                      <w:lang w:eastAsia="es-ES"/>
                    </w:rPr>
                    <w:t>2/</w:t>
                  </w:r>
                  <w:r w:rsidRPr="007A3021">
                    <w:rPr>
                      <w:rFonts w:ascii="Arial" w:eastAsia="Times New Roman" w:hAnsi="Arial" w:cs="Arial"/>
                      <w:b/>
                      <w:bCs/>
                      <w:color w:val="999999"/>
                      <w:sz w:val="20"/>
                      <w:lang w:eastAsia="es-ES"/>
                    </w:rPr>
                    <w:t xml:space="preserve"> Opción 3 ;   </w:t>
                  </w:r>
                  <w:r w:rsidRPr="007A3021">
                    <w:rPr>
                      <w:rFonts w:ascii="Arial" w:eastAsia="Times New Roman" w:hAnsi="Arial" w:cs="Arial"/>
                      <w:b/>
                      <w:bCs/>
                      <w:color w:val="FF0000"/>
                      <w:sz w:val="20"/>
                      <w:szCs w:val="20"/>
                      <w:lang w:eastAsia="es-ES"/>
                    </w:rPr>
                    <w:t>3/</w:t>
                  </w:r>
                  <w:r w:rsidRPr="007A3021">
                    <w:rPr>
                      <w:rFonts w:ascii="Arial" w:eastAsia="Times New Roman" w:hAnsi="Arial" w:cs="Arial"/>
                      <w:b/>
                      <w:bCs/>
                      <w:color w:val="999999"/>
                      <w:sz w:val="20"/>
                      <w:lang w:eastAsia="es-ES"/>
                    </w:rPr>
                    <w:t xml:space="preserve"> Opción 1 ;  </w:t>
                  </w:r>
                  <w:r w:rsidRPr="007A3021">
                    <w:rPr>
                      <w:rFonts w:ascii="Arial" w:eastAsia="Times New Roman" w:hAnsi="Arial" w:cs="Arial"/>
                      <w:b/>
                      <w:bCs/>
                      <w:color w:val="FF0000"/>
                      <w:sz w:val="20"/>
                      <w:szCs w:val="20"/>
                      <w:lang w:eastAsia="es-ES"/>
                    </w:rPr>
                    <w:t>4/</w:t>
                  </w:r>
                  <w:r w:rsidRPr="007A3021">
                    <w:rPr>
                      <w:rFonts w:ascii="Arial" w:eastAsia="Times New Roman" w:hAnsi="Arial" w:cs="Arial"/>
                      <w:b/>
                      <w:bCs/>
                      <w:color w:val="999999"/>
                      <w:sz w:val="20"/>
                      <w:lang w:eastAsia="es-ES"/>
                    </w:rPr>
                    <w:t xml:space="preserve"> Opción 3 ; </w:t>
                  </w:r>
                  <w:r w:rsidRPr="007A3021">
                    <w:rPr>
                      <w:rFonts w:ascii="Arial" w:eastAsia="Times New Roman" w:hAnsi="Arial" w:cs="Arial"/>
                      <w:b/>
                      <w:bCs/>
                      <w:color w:val="FF0000"/>
                      <w:sz w:val="20"/>
                      <w:szCs w:val="20"/>
                      <w:lang w:eastAsia="es-ES"/>
                    </w:rPr>
                    <w:t>5/</w:t>
                  </w:r>
                  <w:r w:rsidRPr="007A3021">
                    <w:rPr>
                      <w:rFonts w:ascii="Arial" w:eastAsia="Times New Roman" w:hAnsi="Arial" w:cs="Arial"/>
                      <w:b/>
                      <w:bCs/>
                      <w:color w:val="999999"/>
                      <w:sz w:val="20"/>
                      <w:lang w:eastAsia="es-ES"/>
                    </w:rPr>
                    <w:t xml:space="preserve"> Opción 2 ; </w:t>
                  </w:r>
                  <w:r w:rsidRPr="007A3021">
                    <w:rPr>
                      <w:rFonts w:ascii="Arial" w:eastAsia="Times New Roman" w:hAnsi="Arial" w:cs="Arial"/>
                      <w:b/>
                      <w:bCs/>
                      <w:color w:val="FF0000"/>
                      <w:sz w:val="20"/>
                      <w:szCs w:val="20"/>
                      <w:lang w:eastAsia="es-ES"/>
                    </w:rPr>
                    <w:t>6/</w:t>
                  </w:r>
                  <w:r w:rsidRPr="007A3021">
                    <w:rPr>
                      <w:rFonts w:ascii="Arial" w:eastAsia="Times New Roman" w:hAnsi="Arial" w:cs="Arial"/>
                      <w:b/>
                      <w:bCs/>
                      <w:color w:val="999999"/>
                      <w:sz w:val="20"/>
                      <w:lang w:eastAsia="es-ES"/>
                    </w:rPr>
                    <w:t xml:space="preserve"> Opción 2 ;  </w:t>
                  </w:r>
                  <w:r w:rsidRPr="007A3021">
                    <w:rPr>
                      <w:rFonts w:ascii="Arial" w:eastAsia="Times New Roman" w:hAnsi="Arial" w:cs="Arial"/>
                      <w:b/>
                      <w:bCs/>
                      <w:color w:val="FF0000"/>
                      <w:sz w:val="20"/>
                      <w:szCs w:val="20"/>
                      <w:lang w:eastAsia="es-ES"/>
                    </w:rPr>
                    <w:t>7/</w:t>
                  </w:r>
                  <w:r w:rsidRPr="007A3021">
                    <w:rPr>
                      <w:rFonts w:ascii="Arial" w:eastAsia="Times New Roman" w:hAnsi="Arial" w:cs="Arial"/>
                      <w:b/>
                      <w:bCs/>
                      <w:color w:val="999999"/>
                      <w:sz w:val="20"/>
                      <w:lang w:eastAsia="es-ES"/>
                    </w:rPr>
                    <w:t xml:space="preserve"> Opción 1 ;   </w:t>
                  </w:r>
                  <w:r w:rsidRPr="007A3021">
                    <w:rPr>
                      <w:rFonts w:ascii="Arial" w:eastAsia="Times New Roman" w:hAnsi="Arial" w:cs="Arial"/>
                      <w:b/>
                      <w:bCs/>
                      <w:color w:val="FF0000"/>
                      <w:sz w:val="20"/>
                      <w:szCs w:val="20"/>
                      <w:lang w:eastAsia="es-ES"/>
                    </w:rPr>
                    <w:t>8/</w:t>
                  </w:r>
                  <w:r w:rsidRPr="007A3021">
                    <w:rPr>
                      <w:rFonts w:ascii="Arial" w:eastAsia="Times New Roman" w:hAnsi="Arial" w:cs="Arial"/>
                      <w:b/>
                      <w:bCs/>
                      <w:color w:val="999999"/>
                      <w:sz w:val="20"/>
                      <w:lang w:eastAsia="es-ES"/>
                    </w:rPr>
                    <w:t>  Opción 1 ; </w:t>
                  </w:r>
                  <w:r w:rsidRPr="007A3021">
                    <w:rPr>
                      <w:rFonts w:ascii="Arial" w:eastAsia="Times New Roman" w:hAnsi="Arial" w:cs="Arial"/>
                      <w:b/>
                      <w:bCs/>
                      <w:color w:val="FF0000"/>
                      <w:sz w:val="20"/>
                      <w:szCs w:val="20"/>
                      <w:lang w:eastAsia="es-ES"/>
                    </w:rPr>
                    <w:t>9/</w:t>
                  </w:r>
                  <w:r w:rsidRPr="007A3021">
                    <w:rPr>
                      <w:rFonts w:ascii="Arial" w:eastAsia="Times New Roman" w:hAnsi="Arial" w:cs="Arial"/>
                      <w:b/>
                      <w:bCs/>
                      <w:color w:val="999999"/>
                      <w:sz w:val="20"/>
                      <w:lang w:eastAsia="es-ES"/>
                    </w:rPr>
                    <w:t xml:space="preserve"> Opción 3 ; </w:t>
                  </w:r>
                  <w:r w:rsidRPr="007A3021">
                    <w:rPr>
                      <w:rFonts w:ascii="Arial" w:eastAsia="Times New Roman" w:hAnsi="Arial" w:cs="Arial"/>
                      <w:b/>
                      <w:bCs/>
                      <w:color w:val="FF0000"/>
                      <w:sz w:val="20"/>
                      <w:szCs w:val="20"/>
                      <w:lang w:eastAsia="es-ES"/>
                    </w:rPr>
                    <w:t>10/</w:t>
                  </w:r>
                  <w:r w:rsidRPr="007A3021">
                    <w:rPr>
                      <w:rFonts w:ascii="Arial" w:eastAsia="Times New Roman" w:hAnsi="Arial" w:cs="Arial"/>
                      <w:b/>
                      <w:bCs/>
                      <w:color w:val="999999"/>
                      <w:sz w:val="20"/>
                      <w:lang w:eastAsia="es-ES"/>
                    </w:rPr>
                    <w:t xml:space="preserve"> Opción 3 ;  </w:t>
                  </w:r>
                  <w:r w:rsidRPr="007A3021">
                    <w:rPr>
                      <w:rFonts w:ascii="Arial" w:eastAsia="Times New Roman" w:hAnsi="Arial" w:cs="Arial"/>
                      <w:b/>
                      <w:bCs/>
                      <w:color w:val="FF0000"/>
                      <w:sz w:val="20"/>
                      <w:szCs w:val="20"/>
                      <w:lang w:eastAsia="es-ES"/>
                    </w:rPr>
                    <w:t>11/</w:t>
                  </w:r>
                  <w:r w:rsidRPr="007A3021">
                    <w:rPr>
                      <w:rFonts w:ascii="Arial" w:eastAsia="Times New Roman" w:hAnsi="Arial" w:cs="Arial"/>
                      <w:b/>
                      <w:bCs/>
                      <w:color w:val="999999"/>
                      <w:sz w:val="20"/>
                      <w:lang w:eastAsia="es-ES"/>
                    </w:rPr>
                    <w:t xml:space="preserve"> Opción 1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b/>
                      <w:bCs/>
                      <w:color w:val="999999"/>
                      <w:sz w:val="20"/>
                      <w:lang w:eastAsia="es-ES"/>
                    </w:rPr>
                    <w:t> </w:t>
                  </w:r>
                  <w:r w:rsidRPr="007A3021">
                    <w:rPr>
                      <w:rFonts w:ascii="Arial" w:eastAsia="Times New Roman" w:hAnsi="Arial" w:cs="Arial"/>
                      <w:b/>
                      <w:bCs/>
                      <w:color w:val="FF0000"/>
                      <w:sz w:val="20"/>
                      <w:szCs w:val="20"/>
                      <w:lang w:eastAsia="es-ES"/>
                    </w:rPr>
                    <w:t>12/</w:t>
                  </w:r>
                  <w:r w:rsidRPr="007A3021">
                    <w:rPr>
                      <w:rFonts w:ascii="Arial" w:eastAsia="Times New Roman" w:hAnsi="Arial" w:cs="Arial"/>
                      <w:b/>
                      <w:bCs/>
                      <w:color w:val="999999"/>
                      <w:sz w:val="20"/>
                      <w:lang w:eastAsia="es-ES"/>
                    </w:rPr>
                    <w:t xml:space="preserve"> Opción </w:t>
                  </w:r>
                  <w:proofErr w:type="gramStart"/>
                  <w:r w:rsidRPr="007A3021">
                    <w:rPr>
                      <w:rFonts w:ascii="Arial" w:eastAsia="Times New Roman" w:hAnsi="Arial" w:cs="Arial"/>
                      <w:b/>
                      <w:bCs/>
                      <w:color w:val="999999"/>
                      <w:sz w:val="20"/>
                      <w:lang w:eastAsia="es-ES"/>
                    </w:rPr>
                    <w:t>3 ;</w:t>
                  </w:r>
                  <w:proofErr w:type="gramEnd"/>
                  <w:r w:rsidRPr="007A3021">
                    <w:rPr>
                      <w:rFonts w:ascii="Arial" w:eastAsia="Times New Roman" w:hAnsi="Arial" w:cs="Arial"/>
                      <w:b/>
                      <w:bCs/>
                      <w:color w:val="999999"/>
                      <w:sz w:val="20"/>
                      <w:lang w:eastAsia="es-ES"/>
                    </w:rPr>
                    <w:t> </w:t>
                  </w:r>
                  <w:r w:rsidRPr="007A3021">
                    <w:rPr>
                      <w:rFonts w:ascii="Arial" w:eastAsia="Times New Roman" w:hAnsi="Arial" w:cs="Arial"/>
                      <w:b/>
                      <w:bCs/>
                      <w:color w:val="FF0000"/>
                      <w:sz w:val="20"/>
                      <w:szCs w:val="20"/>
                      <w:lang w:eastAsia="es-ES"/>
                    </w:rPr>
                    <w:t>13/</w:t>
                  </w:r>
                  <w:r w:rsidRPr="007A3021">
                    <w:rPr>
                      <w:rFonts w:ascii="Arial" w:eastAsia="Times New Roman" w:hAnsi="Arial" w:cs="Arial"/>
                      <w:b/>
                      <w:bCs/>
                      <w:color w:val="999999"/>
                      <w:sz w:val="20"/>
                      <w:lang w:eastAsia="es-ES"/>
                    </w:rPr>
                    <w:t xml:space="preserve"> Opción 2 ; </w:t>
                  </w:r>
                  <w:r w:rsidRPr="007A3021">
                    <w:rPr>
                      <w:rFonts w:ascii="Arial" w:eastAsia="Times New Roman" w:hAnsi="Arial" w:cs="Arial"/>
                      <w:b/>
                      <w:bCs/>
                      <w:color w:val="FF0000"/>
                      <w:sz w:val="20"/>
                      <w:szCs w:val="20"/>
                      <w:lang w:eastAsia="es-ES"/>
                    </w:rPr>
                    <w:t>14/</w:t>
                  </w:r>
                  <w:r w:rsidRPr="007A3021">
                    <w:rPr>
                      <w:rFonts w:ascii="Arial" w:eastAsia="Times New Roman" w:hAnsi="Arial" w:cs="Arial"/>
                      <w:b/>
                      <w:bCs/>
                      <w:color w:val="999999"/>
                      <w:sz w:val="20"/>
                      <w:lang w:eastAsia="es-ES"/>
                    </w:rPr>
                    <w:t xml:space="preserve"> Opción 1 ; </w:t>
                  </w:r>
                  <w:r w:rsidRPr="007A3021">
                    <w:rPr>
                      <w:rFonts w:ascii="Arial" w:eastAsia="Times New Roman" w:hAnsi="Arial" w:cs="Arial"/>
                      <w:b/>
                      <w:bCs/>
                      <w:color w:val="FF0000"/>
                      <w:sz w:val="20"/>
                      <w:szCs w:val="20"/>
                      <w:lang w:eastAsia="es-ES"/>
                    </w:rPr>
                    <w:t>15/</w:t>
                  </w:r>
                  <w:r w:rsidRPr="007A3021">
                    <w:rPr>
                      <w:rFonts w:ascii="Arial" w:eastAsia="Times New Roman" w:hAnsi="Arial" w:cs="Arial"/>
                      <w:b/>
                      <w:bCs/>
                      <w:color w:val="999999"/>
                      <w:sz w:val="20"/>
                      <w:lang w:eastAsia="es-ES"/>
                    </w:rPr>
                    <w:t xml:space="preserve"> Opción 2 ;  </w:t>
                  </w:r>
                  <w:r w:rsidRPr="007A3021">
                    <w:rPr>
                      <w:rFonts w:ascii="Arial" w:eastAsia="Times New Roman" w:hAnsi="Arial" w:cs="Arial"/>
                      <w:b/>
                      <w:bCs/>
                      <w:color w:val="FF0000"/>
                      <w:sz w:val="20"/>
                      <w:szCs w:val="20"/>
                      <w:lang w:eastAsia="es-ES"/>
                    </w:rPr>
                    <w:t>16/</w:t>
                  </w:r>
                  <w:r w:rsidRPr="007A3021">
                    <w:rPr>
                      <w:rFonts w:ascii="Arial" w:eastAsia="Times New Roman" w:hAnsi="Arial" w:cs="Arial"/>
                      <w:b/>
                      <w:bCs/>
                      <w:color w:val="999999"/>
                      <w:sz w:val="20"/>
                      <w:lang w:eastAsia="es-ES"/>
                    </w:rPr>
                    <w:t xml:space="preserve"> Opción 1 ;  </w:t>
                  </w:r>
                  <w:r w:rsidRPr="007A3021">
                    <w:rPr>
                      <w:rFonts w:ascii="Arial" w:eastAsia="Times New Roman" w:hAnsi="Arial" w:cs="Arial"/>
                      <w:b/>
                      <w:bCs/>
                      <w:color w:val="FF0000"/>
                      <w:sz w:val="20"/>
                      <w:szCs w:val="20"/>
                      <w:lang w:eastAsia="es-ES"/>
                    </w:rPr>
                    <w:t>17/</w:t>
                  </w:r>
                  <w:r w:rsidRPr="007A3021">
                    <w:rPr>
                      <w:rFonts w:ascii="Arial" w:eastAsia="Times New Roman" w:hAnsi="Arial" w:cs="Arial"/>
                      <w:b/>
                      <w:bCs/>
                      <w:color w:val="999999"/>
                      <w:sz w:val="20"/>
                      <w:lang w:eastAsia="es-ES"/>
                    </w:rPr>
                    <w:t xml:space="preserve"> Opción 1 ; </w:t>
                  </w:r>
                  <w:r w:rsidRPr="007A3021">
                    <w:rPr>
                      <w:rFonts w:ascii="Arial" w:eastAsia="Times New Roman" w:hAnsi="Arial" w:cs="Arial"/>
                      <w:b/>
                      <w:bCs/>
                      <w:color w:val="FF0000"/>
                      <w:sz w:val="20"/>
                      <w:szCs w:val="20"/>
                      <w:lang w:eastAsia="es-ES"/>
                    </w:rPr>
                    <w:t>18/</w:t>
                  </w:r>
                  <w:r w:rsidRPr="007A3021">
                    <w:rPr>
                      <w:rFonts w:ascii="Arial" w:eastAsia="Times New Roman" w:hAnsi="Arial" w:cs="Arial"/>
                      <w:b/>
                      <w:bCs/>
                      <w:color w:val="999999"/>
                      <w:sz w:val="20"/>
                      <w:lang w:eastAsia="es-ES"/>
                    </w:rPr>
                    <w:t xml:space="preserve"> Opción 3</w:t>
                  </w:r>
                  <w:r w:rsidRPr="007A3021">
                    <w:rPr>
                      <w:rFonts w:ascii="Arial" w:eastAsia="Times New Roman" w:hAnsi="Arial" w:cs="Arial"/>
                      <w:color w:val="000000"/>
                      <w:sz w:val="20"/>
                      <w:szCs w:val="20"/>
                      <w:lang w:eastAsia="es-ES"/>
                    </w:rPr>
                    <w:t>.</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014539" w:rsidRDefault="00014539"/>
    <w:tbl>
      <w:tblPr>
        <w:tblW w:w="5000" w:type="pct"/>
        <w:tblCellSpacing w:w="0" w:type="dxa"/>
        <w:tblCellMar>
          <w:left w:w="0" w:type="dxa"/>
          <w:right w:w="0" w:type="dxa"/>
        </w:tblCellMar>
        <w:tblLook w:val="04A0"/>
      </w:tblPr>
      <w:tblGrid>
        <w:gridCol w:w="828"/>
        <w:gridCol w:w="7676"/>
      </w:tblGrid>
      <w:tr w:rsidR="007A3021">
        <w:trPr>
          <w:tblCellSpacing w:w="0" w:type="dxa"/>
        </w:trPr>
        <w:tc>
          <w:tcPr>
            <w:tcW w:w="0" w:type="auto"/>
            <w:gridSpan w:val="2"/>
            <w:hideMark/>
          </w:tcPr>
          <w:tbl>
            <w:tblPr>
              <w:tblW w:w="5000" w:type="pct"/>
              <w:tblCellSpacing w:w="0" w:type="dxa"/>
              <w:tblCellMar>
                <w:left w:w="0" w:type="dxa"/>
                <w:right w:w="0" w:type="dxa"/>
              </w:tblCellMar>
              <w:tblLook w:val="04A0"/>
            </w:tblPr>
            <w:tblGrid>
              <w:gridCol w:w="8504"/>
            </w:tblGrid>
            <w:tr w:rsidR="007A3021">
              <w:trPr>
                <w:tblCellSpacing w:w="0" w:type="dxa"/>
              </w:trPr>
              <w:tc>
                <w:tcPr>
                  <w:tcW w:w="3800" w:type="pct"/>
                  <w:hideMark/>
                </w:tcPr>
                <w:tbl>
                  <w:tblPr>
                    <w:tblW w:w="5000" w:type="pct"/>
                    <w:tblCellSpacing w:w="0" w:type="dxa"/>
                    <w:tblCellMar>
                      <w:left w:w="0" w:type="dxa"/>
                      <w:right w:w="0" w:type="dxa"/>
                    </w:tblCellMar>
                    <w:tblLook w:val="04A0"/>
                  </w:tblPr>
                  <w:tblGrid>
                    <w:gridCol w:w="4847"/>
                    <w:gridCol w:w="3657"/>
                  </w:tblGrid>
                  <w:tr w:rsidR="007A3021">
                    <w:trPr>
                      <w:gridAfter w:val="1"/>
                      <w:tblCellSpacing w:w="0" w:type="dxa"/>
                    </w:trPr>
                    <w:tc>
                      <w:tcPr>
                        <w:tcW w:w="2850" w:type="pct"/>
                        <w:hideMark/>
                      </w:tcPr>
                      <w:tbl>
                        <w:tblPr>
                          <w:tblW w:w="5000" w:type="pct"/>
                          <w:tblCellSpacing w:w="30" w:type="dxa"/>
                          <w:tblCellMar>
                            <w:left w:w="0" w:type="dxa"/>
                            <w:right w:w="0" w:type="dxa"/>
                          </w:tblCellMar>
                          <w:tblLook w:val="04A0"/>
                        </w:tblPr>
                        <w:tblGrid>
                          <w:gridCol w:w="4847"/>
                        </w:tblGrid>
                        <w:tr w:rsidR="007A3021">
                          <w:trPr>
                            <w:tblCellSpacing w:w="30" w:type="dxa"/>
                          </w:trPr>
                          <w:tc>
                            <w:tcPr>
                              <w:tcW w:w="0" w:type="auto"/>
                              <w:vAlign w:val="center"/>
                              <w:hideMark/>
                            </w:tcPr>
                            <w:p w:rsidR="007A3021" w:rsidRDefault="007A3021" w:rsidP="007A3021">
                              <w:pPr>
                                <w:pStyle w:val="estilo123"/>
                              </w:pPr>
                              <w:r>
                                <w:t xml:space="preserve">Vamos avanzando poco a poco en el manejo de Windows, pero creo que de forma segura y hoy vamos a abordar la cuestión de tener que </w:t>
                              </w:r>
                              <w:r>
                                <w:rPr>
                                  <w:rStyle w:val="estilo1441"/>
                                  <w:u w:val="single"/>
                                </w:rPr>
                                <w:t xml:space="preserve">Borrar ficheros o </w:t>
                              </w:r>
                              <w:proofErr w:type="gramStart"/>
                              <w:r>
                                <w:rPr>
                                  <w:rStyle w:val="estilo1441"/>
                                  <w:u w:val="single"/>
                                </w:rPr>
                                <w:t>carpetas</w:t>
                              </w:r>
                              <w:r>
                                <w:rPr>
                                  <w:rStyle w:val="estilo1441"/>
                                </w:rPr>
                                <w:t xml:space="preserve"> </w:t>
                              </w:r>
                              <w:r>
                                <w:t>;</w:t>
                              </w:r>
                              <w:proofErr w:type="gramEnd"/>
                              <w:r>
                                <w:t xml:space="preserve"> y veremos dos formas de hacerlo para que vosotros os </w:t>
                              </w:r>
                              <w:proofErr w:type="spellStart"/>
                              <w:r>
                                <w:t>habitueis</w:t>
                              </w:r>
                              <w:proofErr w:type="spellEnd"/>
                              <w:r>
                                <w:t xml:space="preserve"> a la que </w:t>
                              </w:r>
                              <w:proofErr w:type="spellStart"/>
                              <w:r>
                                <w:t>creais</w:t>
                              </w:r>
                              <w:proofErr w:type="spellEnd"/>
                              <w:r>
                                <w:t xml:space="preserve"> mejor o más fácil y la </w:t>
                              </w:r>
                              <w:proofErr w:type="spellStart"/>
                              <w:r>
                                <w:t>useis</w:t>
                              </w:r>
                              <w:proofErr w:type="spellEnd"/>
                              <w:r>
                                <w:t xml:space="preserve"> en lo sucesivo. </w:t>
                              </w:r>
                            </w:p>
                            <w:p w:rsidR="007A3021" w:rsidRDefault="007A3021" w:rsidP="007A3021">
                              <w:pPr>
                                <w:pStyle w:val="estilo123"/>
                              </w:pPr>
                              <w:r>
                                <w:t xml:space="preserve">  </w:t>
                              </w:r>
                              <w:r>
                                <w:rPr>
                                  <w:rStyle w:val="estilo1181"/>
                                </w:rPr>
                                <w:t>La única diferencia entre ambas es que una envía lo borrado a la Papelera , y la otra lo elimina directamente</w:t>
                              </w:r>
                              <w:r>
                                <w:t xml:space="preserve">.- Aparentemente esta segunda es la mejor porque es más rápida, pero la cuestión es: ¿y si borras algo por precipitación (imagínate por ejemplo un documento que te había llevado unas horas de trabajo) y quieres recuperarlo?, ¡ah! aquí </w:t>
                              </w:r>
                              <w:r>
                                <w:lastRenderedPageBreak/>
                                <w:t>viene el problema, pues con la primera forma de enviar lo borrado a la papelera, tendrías opción a "</w:t>
                              </w:r>
                              <w:proofErr w:type="spellStart"/>
                              <w:r>
                                <w:t>desfacer</w:t>
                              </w:r>
                              <w:proofErr w:type="spellEnd"/>
                              <w:r>
                                <w:t xml:space="preserve"> el entuerto", pero de la forma segunda ¡adiós documento!, no habría posibilidad de recuperación.</w:t>
                              </w:r>
                              <w:r>
                                <w:br/>
                              </w:r>
                              <w:r>
                                <w:br/>
                                <w:t xml:space="preserve">   Por eso es importantísimo que antes de borrar algo, pienses un poquito si es importante o no. </w:t>
                              </w:r>
                            </w:p>
                          </w:tc>
                        </w:tr>
                      </w:tbl>
                      <w:p w:rsidR="007A3021" w:rsidRDefault="007A3021">
                        <w:pPr>
                          <w:rPr>
                            <w:rFonts w:ascii="Arial" w:hAnsi="Arial" w:cs="Arial"/>
                            <w:color w:val="000033"/>
                            <w:sz w:val="18"/>
                            <w:szCs w:val="18"/>
                          </w:rPr>
                        </w:pPr>
                      </w:p>
                    </w:tc>
                  </w:tr>
                  <w:tr w:rsidR="007A3021">
                    <w:trPr>
                      <w:tblCellSpacing w:w="0" w:type="dxa"/>
                    </w:trPr>
                    <w:tc>
                      <w:tcPr>
                        <w:tcW w:w="0" w:type="auto"/>
                        <w:hideMark/>
                      </w:tcPr>
                      <w:p w:rsidR="007A3021" w:rsidRDefault="007A3021">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7A3021" w:rsidRDefault="007A3021">
                        <w:pPr>
                          <w:rPr>
                            <w:rFonts w:ascii="Arial" w:hAnsi="Arial" w:cs="Arial"/>
                            <w:color w:val="000033"/>
                            <w:sz w:val="18"/>
                            <w:szCs w:val="18"/>
                          </w:rPr>
                        </w:pPr>
                        <w:r>
                          <w:rPr>
                            <w:rFonts w:ascii="Arial" w:hAnsi="Arial" w:cs="Arial"/>
                            <w:color w:val="000033"/>
                            <w:sz w:val="18"/>
                            <w:szCs w:val="18"/>
                          </w:rPr>
                          <w:t> </w:t>
                        </w:r>
                      </w:p>
                    </w:tc>
                  </w:tr>
                  <w:tr w:rsid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trPr>
                            <w:tblCellSpacing w:w="30" w:type="dxa"/>
                          </w:trPr>
                          <w:tc>
                            <w:tcPr>
                              <w:tcW w:w="0" w:type="auto"/>
                              <w:vAlign w:val="center"/>
                              <w:hideMark/>
                            </w:tcPr>
                            <w:p w:rsidR="007A3021" w:rsidRDefault="007A3021">
                              <w:pPr>
                                <w:pStyle w:val="estilo123"/>
                              </w:pPr>
                              <w:r>
                                <w:rPr>
                                  <w:rStyle w:val="estilo1231"/>
                                </w:rPr>
                                <w:t xml:space="preserve">   Así que sin más preámbulos pongamos manos a la obra y lo primero que haremos será borrar el archivo que habíamos creado en el tema último capítulo que </w:t>
                              </w:r>
                              <w:proofErr w:type="spellStart"/>
                              <w:r>
                                <w:rPr>
                                  <w:rStyle w:val="estilo1231"/>
                                </w:rPr>
                                <w:t>recordais</w:t>
                              </w:r>
                              <w:proofErr w:type="spellEnd"/>
                              <w:r>
                                <w:rPr>
                                  <w:rStyle w:val="estilo1231"/>
                                </w:rPr>
                                <w:t xml:space="preserve"> se llamaba "segundo archivo.txt", en primer lugar enviándolo a la papelera, y para ello seguid todo el trámite (abrir el Explorador, ir desplegando con + hasta llegar a la carpeta "Mis Documentos", y al picar en ella debería mostrar el archivo), hasta que </w:t>
                              </w:r>
                              <w:proofErr w:type="spellStart"/>
                              <w:r>
                                <w:rPr>
                                  <w:rStyle w:val="estilo1231"/>
                                </w:rPr>
                                <w:t>veais</w:t>
                              </w:r>
                              <w:proofErr w:type="spellEnd"/>
                              <w:r>
                                <w:rPr>
                                  <w:rStyle w:val="estilo1231"/>
                                </w:rPr>
                                <w:t>:</w:t>
                              </w:r>
                            </w:p>
                            <w:p w:rsidR="007A3021" w:rsidRDefault="007A3021">
                              <w:pPr>
                                <w:pStyle w:val="estilo1"/>
                              </w:pPr>
                              <w:r>
                                <w:rPr>
                                  <w:rStyle w:val="estilo1461"/>
                                </w:rPr>
                                <w:t>     </w:t>
                              </w:r>
                              <w:r>
                                <w:rPr>
                                  <w:rFonts w:ascii="Verdana" w:hAnsi="Verdana"/>
                                  <w:noProof/>
                                  <w:color w:val="2A0055"/>
                                  <w:sz w:val="21"/>
                                  <w:szCs w:val="21"/>
                                </w:rPr>
                                <w:drawing>
                                  <wp:inline distT="0" distB="0" distL="0" distR="0">
                                    <wp:extent cx="2209800" cy="1076325"/>
                                    <wp:effectExtent l="19050" t="0" r="0" b="0"/>
                                    <wp:docPr id="600" name="Imagen 600" descr="http://www.deseoaprender.com/LeccInfBasica/InfBasicaLecc18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www.deseoaprender.com/LeccInfBasica/InfBasicaLecc18_clip_image001.jpg"/>
                                            <pic:cNvPicPr>
                                              <a:picLocks noChangeAspect="1" noChangeArrowheads="1"/>
                                            </pic:cNvPicPr>
                                          </pic:nvPicPr>
                                          <pic:blipFill>
                                            <a:blip r:embed="rId191"/>
                                            <a:srcRect/>
                                            <a:stretch>
                                              <a:fillRect/>
                                            </a:stretch>
                                          </pic:blipFill>
                                          <pic:spPr bwMode="auto">
                                            <a:xfrm>
                                              <a:off x="0" y="0"/>
                                              <a:ext cx="2209800" cy="1076325"/>
                                            </a:xfrm>
                                            <a:prstGeom prst="rect">
                                              <a:avLst/>
                                            </a:prstGeom>
                                            <a:noFill/>
                                            <a:ln w="9525">
                                              <a:noFill/>
                                              <a:miter lim="800000"/>
                                              <a:headEnd/>
                                              <a:tailEnd/>
                                            </a:ln>
                                          </pic:spPr>
                                        </pic:pic>
                                      </a:graphicData>
                                    </a:graphic>
                                  </wp:inline>
                                </w:drawing>
                              </w:r>
                              <w:r>
                                <w:rPr>
                                  <w:color w:val="000000"/>
                                  <w:sz w:val="20"/>
                                  <w:szCs w:val="20"/>
                                </w:rPr>
                                <w:br/>
                              </w:r>
                              <w:r>
                                <w:rPr>
                                  <w:rStyle w:val="estilo1231"/>
                                </w:rPr>
                                <w:t xml:space="preserve">    Y ahora lo que </w:t>
                              </w:r>
                              <w:proofErr w:type="spellStart"/>
                              <w:r>
                                <w:rPr>
                                  <w:rStyle w:val="estilo1231"/>
                                </w:rPr>
                                <w:t>teneis</w:t>
                              </w:r>
                              <w:proofErr w:type="spellEnd"/>
                              <w:r>
                                <w:rPr>
                                  <w:rStyle w:val="estilo1231"/>
                                </w:rPr>
                                <w:t xml:space="preserve"> que hacer es </w:t>
                              </w:r>
                              <w:r>
                                <w:rPr>
                                  <w:rStyle w:val="nfasis"/>
                                  <w:color w:val="000000"/>
                                  <w:sz w:val="20"/>
                                  <w:szCs w:val="20"/>
                                </w:rPr>
                                <w:t xml:space="preserve">llevar el puntero del ratón hasta colocarlo encima del archivo a borrar </w:t>
                              </w:r>
                              <w:r>
                                <w:rPr>
                                  <w:rStyle w:val="estilo1231"/>
                                </w:rPr>
                                <w:t xml:space="preserve">(segundo archivo.txt) </w:t>
                              </w:r>
                              <w:r>
                                <w:rPr>
                                  <w:rStyle w:val="nfasis"/>
                                  <w:color w:val="000000"/>
                                  <w:sz w:val="20"/>
                                  <w:szCs w:val="20"/>
                                </w:rPr>
                                <w:t xml:space="preserve">y entonces picar con botón derecho sobre </w:t>
                              </w:r>
                              <w:proofErr w:type="gramStart"/>
                              <w:r>
                                <w:rPr>
                                  <w:rStyle w:val="nfasis"/>
                                  <w:color w:val="000000"/>
                                  <w:sz w:val="20"/>
                                  <w:szCs w:val="20"/>
                                </w:rPr>
                                <w:t xml:space="preserve">él </w:t>
                              </w:r>
                              <w:r>
                                <w:rPr>
                                  <w:rStyle w:val="estilo1231"/>
                                </w:rPr>
                                <w:t>,</w:t>
                              </w:r>
                              <w:proofErr w:type="gramEnd"/>
                              <w:r>
                                <w:rPr>
                                  <w:rStyle w:val="estilo1231"/>
                                </w:rPr>
                                <w:t xml:space="preserve"> para que salgan como siempre las opciones.</w:t>
                              </w:r>
                            </w:p>
                          </w:tc>
                        </w:tr>
                      </w:tbl>
                      <w:p w:rsidR="007A3021" w:rsidRDefault="007A3021">
                        <w:pPr>
                          <w:rPr>
                            <w:rFonts w:ascii="Arial" w:hAnsi="Arial" w:cs="Arial"/>
                            <w:color w:val="000033"/>
                            <w:sz w:val="18"/>
                            <w:szCs w:val="18"/>
                          </w:rPr>
                        </w:pPr>
                      </w:p>
                    </w:tc>
                  </w:tr>
                </w:tbl>
                <w:p w:rsidR="007A3021" w:rsidRDefault="007A3021">
                  <w:pPr>
                    <w:rPr>
                      <w:rFonts w:ascii="Arial" w:hAnsi="Arial" w:cs="Arial"/>
                      <w:color w:val="000033"/>
                      <w:sz w:val="18"/>
                      <w:szCs w:val="18"/>
                    </w:rPr>
                  </w:pPr>
                </w:p>
              </w:tc>
            </w:tr>
          </w:tbl>
          <w:p w:rsidR="007A3021" w:rsidRDefault="007A3021">
            <w:pPr>
              <w:rPr>
                <w:rFonts w:ascii="Arial" w:hAnsi="Arial" w:cs="Arial"/>
                <w:color w:val="000033"/>
                <w:sz w:val="18"/>
                <w:szCs w:val="18"/>
              </w:rPr>
            </w:pPr>
          </w:p>
        </w:tc>
      </w:tr>
      <w:tr w:rsid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trPr>
                <w:tblCellSpacing w:w="30" w:type="dxa"/>
              </w:trPr>
              <w:tc>
                <w:tcPr>
                  <w:tcW w:w="0" w:type="auto"/>
                  <w:vAlign w:val="center"/>
                  <w:hideMark/>
                </w:tcPr>
                <w:p w:rsidR="007A3021" w:rsidRDefault="007A3021" w:rsidP="007A3021">
                  <w:pPr>
                    <w:pStyle w:val="estilo8"/>
                    <w:rPr>
                      <w:rFonts w:ascii="Arial" w:hAnsi="Arial" w:cs="Arial"/>
                      <w:sz w:val="18"/>
                      <w:szCs w:val="18"/>
                    </w:rPr>
                  </w:pPr>
                  <w:r>
                    <w:rPr>
                      <w:rStyle w:val="estilo1231"/>
                    </w:rPr>
                    <w:lastRenderedPageBreak/>
                    <w:t>    </w:t>
                  </w:r>
                </w:p>
                <w:p w:rsidR="007A3021" w:rsidRDefault="007A3021" w:rsidP="007A3021">
                  <w:pPr>
                    <w:pStyle w:val="estilo4"/>
                    <w:rPr>
                      <w:rFonts w:ascii="Arial" w:hAnsi="Arial" w:cs="Arial"/>
                      <w:sz w:val="18"/>
                      <w:szCs w:val="18"/>
                    </w:rPr>
                  </w:pPr>
                  <w:r>
                    <w:rPr>
                      <w:rFonts w:ascii="Verdana" w:hAnsi="Verdana" w:cs="Arial"/>
                      <w:noProof/>
                      <w:color w:val="0000FF"/>
                      <w:sz w:val="20"/>
                      <w:szCs w:val="20"/>
                    </w:rPr>
                    <w:drawing>
                      <wp:inline distT="0" distB="0" distL="0" distR="0">
                        <wp:extent cx="3286125" cy="3238500"/>
                        <wp:effectExtent l="19050" t="0" r="9525" b="0"/>
                        <wp:docPr id="601" name="Imagen 601" descr="http://www.deseoaprender.com/LeccInfBasica/InfBasicaLecc18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www.deseoaprender.com/LeccInfBasica/InfBasicaLecc18_clip_image002.jpg"/>
                                <pic:cNvPicPr>
                                  <a:picLocks noChangeAspect="1" noChangeArrowheads="1"/>
                                </pic:cNvPicPr>
                              </pic:nvPicPr>
                              <pic:blipFill>
                                <a:blip r:embed="rId195"/>
                                <a:srcRect/>
                                <a:stretch>
                                  <a:fillRect/>
                                </a:stretch>
                              </pic:blipFill>
                              <pic:spPr bwMode="auto">
                                <a:xfrm>
                                  <a:off x="0" y="0"/>
                                  <a:ext cx="3286125" cy="3238500"/>
                                </a:xfrm>
                                <a:prstGeom prst="rect">
                                  <a:avLst/>
                                </a:prstGeom>
                                <a:noFill/>
                                <a:ln w="9525">
                                  <a:noFill/>
                                  <a:miter lim="800000"/>
                                  <a:headEnd/>
                                  <a:tailEnd/>
                                </a:ln>
                              </pic:spPr>
                            </pic:pic>
                          </a:graphicData>
                        </a:graphic>
                      </wp:inline>
                    </w:drawing>
                  </w:r>
                </w:p>
                <w:p w:rsidR="007A3021" w:rsidRDefault="007A3021" w:rsidP="007A3021">
                  <w:pPr>
                    <w:pStyle w:val="estilo123"/>
                  </w:pPr>
                  <w:r>
                    <w:t xml:space="preserve">   </w:t>
                  </w:r>
                  <w:r>
                    <w:rPr>
                      <w:rStyle w:val="nfasis"/>
                    </w:rPr>
                    <w:t xml:space="preserve">Bajamos hasta la línea "Eliminar" para picar sobre ella con botón izquierdo </w:t>
                  </w:r>
                  <w:r>
                    <w:t xml:space="preserve">para que salga: </w:t>
                  </w:r>
                </w:p>
                <w:p w:rsidR="007A3021" w:rsidRDefault="007A3021" w:rsidP="007A3021">
                  <w:pPr>
                    <w:pStyle w:val="estilo123"/>
                  </w:pPr>
                  <w:r>
                    <w:lastRenderedPageBreak/>
                    <w:t>    </w:t>
                  </w:r>
                  <w:r>
                    <w:rPr>
                      <w:noProof/>
                    </w:rPr>
                    <w:drawing>
                      <wp:inline distT="0" distB="0" distL="0" distR="0">
                        <wp:extent cx="4019550" cy="1352550"/>
                        <wp:effectExtent l="19050" t="0" r="0" b="0"/>
                        <wp:docPr id="602" name="Imagen 602" descr="http://www.deseoaprender.com/LeccInfBasica/InfBasicaLecc18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www.deseoaprender.com/LeccInfBasica/InfBasicaLecc18_clip_image003.jpg"/>
                                <pic:cNvPicPr>
                                  <a:picLocks noChangeAspect="1" noChangeArrowheads="1"/>
                                </pic:cNvPicPr>
                              </pic:nvPicPr>
                              <pic:blipFill>
                                <a:blip r:embed="rId196"/>
                                <a:srcRect/>
                                <a:stretch>
                                  <a:fillRect/>
                                </a:stretch>
                              </pic:blipFill>
                              <pic:spPr bwMode="auto">
                                <a:xfrm>
                                  <a:off x="0" y="0"/>
                                  <a:ext cx="4019550" cy="1352550"/>
                                </a:xfrm>
                                <a:prstGeom prst="rect">
                                  <a:avLst/>
                                </a:prstGeom>
                                <a:noFill/>
                                <a:ln w="9525">
                                  <a:noFill/>
                                  <a:miter lim="800000"/>
                                  <a:headEnd/>
                                  <a:tailEnd/>
                                </a:ln>
                              </pic:spPr>
                            </pic:pic>
                          </a:graphicData>
                        </a:graphic>
                      </wp:inline>
                    </w:drawing>
                  </w:r>
                  <w:r>
                    <w:t xml:space="preserve">  </w:t>
                  </w:r>
                </w:p>
                <w:p w:rsidR="007A3021" w:rsidRDefault="007A3021" w:rsidP="007A3021">
                  <w:pPr>
                    <w:pStyle w:val="estilo123"/>
                  </w:pPr>
                  <w:r>
                    <w:rPr>
                      <w:rStyle w:val="nfasis"/>
                    </w:rPr>
                    <w:t xml:space="preserve">y aceptamos picando sobre "SI" </w:t>
                  </w:r>
                  <w:r>
                    <w:t xml:space="preserve">(y aún tendríamos tiempo a picar en NO si nos arrepentimos.-Una vez picado Si, pues simplemente el archivo veremos </w:t>
                  </w:r>
                  <w:proofErr w:type="spellStart"/>
                  <w:r>
                    <w:t>como</w:t>
                  </w:r>
                  <w:proofErr w:type="spellEnd"/>
                  <w:r>
                    <w:t xml:space="preserve"> desaparece de su ubicación y pasa a la Papelera ; lo podemos comprobar examinando como la papelera del Escritorio que antes estaría vacía, ahora tiene contenido, mi papelera es así (aunque la tuya puede tener otra apariencia, porque los iconos se pueden cambiar): </w:t>
                  </w:r>
                </w:p>
                <w:p w:rsidR="007A3021" w:rsidRDefault="007A3021" w:rsidP="007A3021">
                  <w:pPr>
                    <w:pStyle w:val="estilo123"/>
                  </w:pPr>
                  <w:r>
                    <w:t>      </w:t>
                  </w:r>
                  <w:r>
                    <w:rPr>
                      <w:noProof/>
                    </w:rPr>
                    <w:drawing>
                      <wp:inline distT="0" distB="0" distL="0" distR="0">
                        <wp:extent cx="857250" cy="1104900"/>
                        <wp:effectExtent l="19050" t="0" r="0" b="0"/>
                        <wp:docPr id="603" name="Imagen 603" descr="http://www.deseoaprender.com/LeccInfBasica/InfBasicaLecc18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www.deseoaprender.com/LeccInfBasica/InfBasicaLecc18_clip_image004.jpg"/>
                                <pic:cNvPicPr>
                                  <a:picLocks noChangeAspect="1" noChangeArrowheads="1"/>
                                </pic:cNvPicPr>
                              </pic:nvPicPr>
                              <pic:blipFill>
                                <a:blip r:embed="rId197"/>
                                <a:srcRect/>
                                <a:stretch>
                                  <a:fillRect/>
                                </a:stretch>
                              </pic:blipFill>
                              <pic:spPr bwMode="auto">
                                <a:xfrm>
                                  <a:off x="0" y="0"/>
                                  <a:ext cx="857250" cy="1104900"/>
                                </a:xfrm>
                                <a:prstGeom prst="rect">
                                  <a:avLst/>
                                </a:prstGeom>
                                <a:noFill/>
                                <a:ln w="9525">
                                  <a:noFill/>
                                  <a:miter lim="800000"/>
                                  <a:headEnd/>
                                  <a:tailEnd/>
                                </a:ln>
                              </pic:spPr>
                            </pic:pic>
                          </a:graphicData>
                        </a:graphic>
                      </wp:inline>
                    </w:drawing>
                  </w:r>
                </w:p>
                <w:p w:rsidR="007A3021" w:rsidRDefault="007A3021" w:rsidP="007A3021">
                  <w:pPr>
                    <w:pStyle w:val="estilo123"/>
                  </w:pPr>
                  <w:proofErr w:type="gramStart"/>
                  <w:r>
                    <w:t>como</w:t>
                  </w:r>
                  <w:proofErr w:type="gramEnd"/>
                  <w:r>
                    <w:t xml:space="preserve"> ves es la figura de una papelera con contenido. </w:t>
                  </w:r>
                  <w:r>
                    <w:br/>
                  </w:r>
                  <w:r>
                    <w:br/>
                    <w:t xml:space="preserve">   Pero ya comentamos que </w:t>
                  </w:r>
                  <w:r>
                    <w:rPr>
                      <w:rStyle w:val="nfasis"/>
                    </w:rPr>
                    <w:t xml:space="preserve">si nos equivocamos hay posibilidad de marcha atrás </w:t>
                  </w:r>
                  <w:r>
                    <w:t xml:space="preserve">, pues si ahora picamos con el </w:t>
                  </w:r>
                  <w:r>
                    <w:rPr>
                      <w:rStyle w:val="nfasis"/>
                    </w:rPr>
                    <w:t xml:space="preserve">botón derecho sobre dicha papelera </w:t>
                  </w:r>
                  <w:r>
                    <w:t xml:space="preserve">, saldrá: </w:t>
                  </w:r>
                </w:p>
                <w:p w:rsidR="007A3021" w:rsidRDefault="007A3021" w:rsidP="007A3021">
                  <w:pPr>
                    <w:pStyle w:val="estilo123"/>
                  </w:pPr>
                  <w:r>
                    <w:t>          </w:t>
                  </w:r>
                  <w:r>
                    <w:rPr>
                      <w:noProof/>
                    </w:rPr>
                    <w:drawing>
                      <wp:inline distT="0" distB="0" distL="0" distR="0">
                        <wp:extent cx="1924050" cy="2133600"/>
                        <wp:effectExtent l="19050" t="0" r="0" b="0"/>
                        <wp:docPr id="604" name="Imagen 604" descr="http://www.deseoaprender.com/LeccInfBasica/InfBasicaLecc18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www.deseoaprender.com/LeccInfBasica/InfBasicaLecc18_clip_image005.jpg"/>
                                <pic:cNvPicPr>
                                  <a:picLocks noChangeAspect="1" noChangeArrowheads="1"/>
                                </pic:cNvPicPr>
                              </pic:nvPicPr>
                              <pic:blipFill>
                                <a:blip r:embed="rId198"/>
                                <a:srcRect/>
                                <a:stretch>
                                  <a:fillRect/>
                                </a:stretch>
                              </pic:blipFill>
                              <pic:spPr bwMode="auto">
                                <a:xfrm>
                                  <a:off x="0" y="0"/>
                                  <a:ext cx="1924050" cy="2133600"/>
                                </a:xfrm>
                                <a:prstGeom prst="rect">
                                  <a:avLst/>
                                </a:prstGeom>
                                <a:noFill/>
                                <a:ln w="9525">
                                  <a:noFill/>
                                  <a:miter lim="800000"/>
                                  <a:headEnd/>
                                  <a:tailEnd/>
                                </a:ln>
                              </pic:spPr>
                            </pic:pic>
                          </a:graphicData>
                        </a:graphic>
                      </wp:inline>
                    </w:drawing>
                  </w:r>
                  <w:r>
                    <w:br/>
                  </w:r>
                  <w:r>
                    <w:rPr>
                      <w:rStyle w:val="estilo1271"/>
                    </w:rPr>
                    <w:t xml:space="preserve">Cursos Informática, Informática básica, Office y paquete ofimático, Hoja de cálculo, bases de datos, </w:t>
                  </w:r>
                  <w:proofErr w:type="spellStart"/>
                  <w:r>
                    <w:rPr>
                      <w:rStyle w:val="estilo1271"/>
                    </w:rPr>
                    <w:t>Word,Excel</w:t>
                  </w:r>
                  <w:proofErr w:type="spellEnd"/>
                  <w:r>
                    <w:rPr>
                      <w:rStyle w:val="estilo1271"/>
                    </w:rPr>
                    <w:t xml:space="preserve"> </w:t>
                  </w:r>
                </w:p>
                <w:p w:rsidR="007A3021" w:rsidRDefault="007A3021" w:rsidP="007A3021">
                  <w:pPr>
                    <w:pStyle w:val="estilo123"/>
                  </w:pPr>
                  <w:r>
                    <w:t xml:space="preserve">   Picamos con </w:t>
                  </w:r>
                  <w:r>
                    <w:rPr>
                      <w:rStyle w:val="nfasis"/>
                    </w:rPr>
                    <w:t xml:space="preserve">botón izquierdo sobre "Abrir" </w:t>
                  </w:r>
                  <w:r>
                    <w:t xml:space="preserve">para que salga : </w:t>
                  </w:r>
                </w:p>
                <w:p w:rsidR="007A3021" w:rsidRDefault="007A3021" w:rsidP="007A3021">
                  <w:pPr>
                    <w:pStyle w:val="estilo123"/>
                  </w:pPr>
                  <w:r>
                    <w:lastRenderedPageBreak/>
                    <w:t>         </w:t>
                  </w:r>
                  <w:r>
                    <w:rPr>
                      <w:noProof/>
                    </w:rPr>
                    <w:drawing>
                      <wp:inline distT="0" distB="0" distL="0" distR="0">
                        <wp:extent cx="4895850" cy="1914525"/>
                        <wp:effectExtent l="19050" t="0" r="0" b="0"/>
                        <wp:docPr id="605" name="Imagen 605" descr="http://www.deseoaprender.com/LeccInfBasica/InfBasicaLecc18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www.deseoaprender.com/LeccInfBasica/InfBasicaLecc18_clip_image006.jpg"/>
                                <pic:cNvPicPr>
                                  <a:picLocks noChangeAspect="1" noChangeArrowheads="1"/>
                                </pic:cNvPicPr>
                              </pic:nvPicPr>
                              <pic:blipFill>
                                <a:blip r:embed="rId199"/>
                                <a:srcRect/>
                                <a:stretch>
                                  <a:fillRect/>
                                </a:stretch>
                              </pic:blipFill>
                              <pic:spPr bwMode="auto">
                                <a:xfrm>
                                  <a:off x="0" y="0"/>
                                  <a:ext cx="4895850" cy="1914525"/>
                                </a:xfrm>
                                <a:prstGeom prst="rect">
                                  <a:avLst/>
                                </a:prstGeom>
                                <a:noFill/>
                                <a:ln w="9525">
                                  <a:noFill/>
                                  <a:miter lim="800000"/>
                                  <a:headEnd/>
                                  <a:tailEnd/>
                                </a:ln>
                              </pic:spPr>
                            </pic:pic>
                          </a:graphicData>
                        </a:graphic>
                      </wp:inline>
                    </w:drawing>
                  </w:r>
                  <w:r>
                    <w:t xml:space="preserve">  </w:t>
                  </w:r>
                </w:p>
                <w:p w:rsidR="007A3021" w:rsidRDefault="007A3021" w:rsidP="007A3021">
                  <w:pPr>
                    <w:pStyle w:val="estilo123"/>
                  </w:pPr>
                  <w:r>
                    <w:rPr>
                      <w:rStyle w:val="nfasis"/>
                    </w:rPr>
                    <w:t xml:space="preserve">y aquí picamos con botón derecho (ya </w:t>
                  </w:r>
                  <w:proofErr w:type="spellStart"/>
                  <w:r>
                    <w:rPr>
                      <w:rStyle w:val="nfasis"/>
                    </w:rPr>
                    <w:t>sabeis</w:t>
                  </w:r>
                  <w:proofErr w:type="spellEnd"/>
                  <w:r>
                    <w:rPr>
                      <w:rStyle w:val="nfasis"/>
                    </w:rPr>
                    <w:t xml:space="preserve"> que el botón derecho es siempre para que aparezcan opciones) sobre el nombre del archivo </w:t>
                  </w:r>
                  <w:r>
                    <w:t>, y saldrá:</w:t>
                  </w:r>
                  <w:r>
                    <w:br/>
                  </w:r>
                  <w:r>
                    <w:rPr>
                      <w:rStyle w:val="estilo81"/>
                    </w:rPr>
                    <w:t>-</w:t>
                  </w:r>
                  <w:r>
                    <w:br/>
                    <w:t>   </w:t>
                  </w:r>
                  <w:r>
                    <w:rPr>
                      <w:rStyle w:val="estilo231"/>
                    </w:rPr>
                    <w:t>   </w:t>
                  </w:r>
                  <w:r>
                    <w:rPr>
                      <w:rFonts w:ascii="Verdana" w:hAnsi="Verdana"/>
                      <w:noProof/>
                    </w:rPr>
                    <w:drawing>
                      <wp:inline distT="0" distB="0" distL="0" distR="0">
                        <wp:extent cx="2028825" cy="1362075"/>
                        <wp:effectExtent l="19050" t="0" r="9525" b="0"/>
                        <wp:docPr id="606" name="Imagen 606" descr="http://www.deseoaprender.com/LeccInfBasica/InfBasicaLecc18_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www.deseoaprender.com/LeccInfBasica/InfBasicaLecc18_clip_image007.jpg"/>
                                <pic:cNvPicPr>
                                  <a:picLocks noChangeAspect="1" noChangeArrowheads="1"/>
                                </pic:cNvPicPr>
                              </pic:nvPicPr>
                              <pic:blipFill>
                                <a:blip r:embed="rId200"/>
                                <a:srcRect/>
                                <a:stretch>
                                  <a:fillRect/>
                                </a:stretch>
                              </pic:blipFill>
                              <pic:spPr bwMode="auto">
                                <a:xfrm>
                                  <a:off x="0" y="0"/>
                                  <a:ext cx="2028825" cy="1362075"/>
                                </a:xfrm>
                                <a:prstGeom prst="rect">
                                  <a:avLst/>
                                </a:prstGeom>
                                <a:noFill/>
                                <a:ln w="9525">
                                  <a:noFill/>
                                  <a:miter lim="800000"/>
                                  <a:headEnd/>
                                  <a:tailEnd/>
                                </a:ln>
                              </pic:spPr>
                            </pic:pic>
                          </a:graphicData>
                        </a:graphic>
                      </wp:inline>
                    </w:drawing>
                  </w:r>
                  <w:r>
                    <w:br/>
                  </w:r>
                  <w:r>
                    <w:rPr>
                      <w:rStyle w:val="estilo231"/>
                    </w:rPr>
                    <w:t xml:space="preserve">así que </w:t>
                  </w:r>
                  <w:r>
                    <w:rPr>
                      <w:rStyle w:val="nfasis"/>
                      <w:rFonts w:ascii="Verdana" w:hAnsi="Verdana"/>
                    </w:rPr>
                    <w:t xml:space="preserve">picamos con el izquierdo sobre "Restaurar" </w:t>
                  </w:r>
                  <w:r>
                    <w:rPr>
                      <w:rStyle w:val="estilo231"/>
                    </w:rPr>
                    <w:t xml:space="preserve">, para que el archivo vuelva a la ubicación desde donde le habíamos borrado, y aquí no ha pasado nada --desapareciendo lógicamente de la papelera--, así que </w:t>
                  </w:r>
                  <w:proofErr w:type="spellStart"/>
                  <w:r>
                    <w:rPr>
                      <w:rStyle w:val="estilo231"/>
                    </w:rPr>
                    <w:t>cerrais</w:t>
                  </w:r>
                  <w:proofErr w:type="spellEnd"/>
                  <w:r>
                    <w:rPr>
                      <w:rStyle w:val="estilo231"/>
                    </w:rPr>
                    <w:t xml:space="preserve"> la ventana anterior que se habrá quedado vacía, y comprobar en el Explorador como el archivo "segundo archivo.txt" está nuevamente donde estaba al principio ¿todo correcto?, pues olé. </w:t>
                  </w:r>
                  <w:r>
                    <w:br/>
                  </w:r>
                  <w:r>
                    <w:rPr>
                      <w:i/>
                      <w:iCs/>
                    </w:rPr>
                    <w:br/>
                  </w:r>
                  <w:r>
                    <w:rPr>
                      <w:rStyle w:val="nfasis"/>
                    </w:rPr>
                    <w:t xml:space="preserve">   Y la segunda forma (la irrecuperable) sería la siguiente </w:t>
                  </w:r>
                  <w:r>
                    <w:rPr>
                      <w:rStyle w:val="estilo1471"/>
                    </w:rPr>
                    <w:t>: picas una sola vez sobre el archivo con botón izquierdo para que se ponga en azul, así:</w:t>
                  </w:r>
                  <w:r>
                    <w:br/>
                  </w:r>
                  <w:r>
                    <w:rPr>
                      <w:rStyle w:val="estilo1471"/>
                    </w:rPr>
                    <w:t>                 </w:t>
                  </w:r>
                  <w:r>
                    <w:rPr>
                      <w:noProof/>
                    </w:rPr>
                    <w:drawing>
                      <wp:inline distT="0" distB="0" distL="0" distR="0">
                        <wp:extent cx="1314450" cy="219075"/>
                        <wp:effectExtent l="19050" t="0" r="0" b="0"/>
                        <wp:docPr id="607" name="Imagen 607" descr="http://www.deseoaprender.com/LeccInfBasica/InfBasicaLecc18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ttp://www.deseoaprender.com/LeccInfBasica/InfBasicaLecc18_clip_image008.jpg"/>
                                <pic:cNvPicPr>
                                  <a:picLocks noChangeAspect="1" noChangeArrowheads="1"/>
                                </pic:cNvPicPr>
                              </pic:nvPicPr>
                              <pic:blipFill>
                                <a:blip r:embed="rId201"/>
                                <a:srcRect/>
                                <a:stretch>
                                  <a:fillRect/>
                                </a:stretch>
                              </pic:blipFill>
                              <pic:spPr bwMode="auto">
                                <a:xfrm>
                                  <a:off x="0" y="0"/>
                                  <a:ext cx="1314450" cy="219075"/>
                                </a:xfrm>
                                <a:prstGeom prst="rect">
                                  <a:avLst/>
                                </a:prstGeom>
                                <a:noFill/>
                                <a:ln w="9525">
                                  <a:noFill/>
                                  <a:miter lim="800000"/>
                                  <a:headEnd/>
                                  <a:tailEnd/>
                                </a:ln>
                              </pic:spPr>
                            </pic:pic>
                          </a:graphicData>
                        </a:graphic>
                      </wp:inline>
                    </w:drawing>
                  </w:r>
                  <w:r>
                    <w:br/>
                    <w:t xml:space="preserve">y entonces tienes que hacer una combinación de dos teclas, es decir, pulsas la tecla Mayúsculas: </w:t>
                  </w:r>
                  <w:r>
                    <w:rPr>
                      <w:noProof/>
                    </w:rPr>
                    <w:drawing>
                      <wp:inline distT="0" distB="0" distL="0" distR="0">
                        <wp:extent cx="476250" cy="238125"/>
                        <wp:effectExtent l="19050" t="0" r="0" b="0"/>
                        <wp:docPr id="608" name="Imagen 608" descr="http://www.deseoaprender.com/LeccInfBasica/InfBasicaLecc18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www.deseoaprender.com/LeccInfBasica/InfBasicaLecc18_clip_image009.jpg"/>
                                <pic:cNvPicPr>
                                  <a:picLocks noChangeAspect="1" noChangeArrowheads="1"/>
                                </pic:cNvPicPr>
                              </pic:nvPicPr>
                              <pic:blipFill>
                                <a:blip r:embed="rId202"/>
                                <a:srcRect/>
                                <a:stretch>
                                  <a:fillRect/>
                                </a:stretch>
                              </pic:blipFill>
                              <pic:spPr bwMode="auto">
                                <a:xfrm>
                                  <a:off x="0" y="0"/>
                                  <a:ext cx="476250" cy="238125"/>
                                </a:xfrm>
                                <a:prstGeom prst="rect">
                                  <a:avLst/>
                                </a:prstGeom>
                                <a:noFill/>
                                <a:ln w="9525">
                                  <a:noFill/>
                                  <a:miter lim="800000"/>
                                  <a:headEnd/>
                                  <a:tailEnd/>
                                </a:ln>
                              </pic:spPr>
                            </pic:pic>
                          </a:graphicData>
                        </a:graphic>
                      </wp:inline>
                    </w:drawing>
                  </w:r>
                  <w:r>
                    <w:t xml:space="preserve">  y sin soltarla pulsas la tecla Suprimir: </w:t>
                  </w:r>
                  <w:r>
                    <w:rPr>
                      <w:noProof/>
                    </w:rPr>
                    <w:drawing>
                      <wp:inline distT="0" distB="0" distL="0" distR="0">
                        <wp:extent cx="247650" cy="257175"/>
                        <wp:effectExtent l="19050" t="0" r="0" b="0"/>
                        <wp:docPr id="609" name="Imagen 609" descr="http://www.deseoaprender.com/LeccInfBasica/InfBasicaLecc18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www.deseoaprender.com/LeccInfBasica/InfBasicaLecc18_clip_image010.jpg"/>
                                <pic:cNvPicPr>
                                  <a:picLocks noChangeAspect="1" noChangeArrowheads="1"/>
                                </pic:cNvPicPr>
                              </pic:nvPicPr>
                              <pic:blipFill>
                                <a:blip r:embed="rId203"/>
                                <a:srcRect/>
                                <a:stretch>
                                  <a:fillRect/>
                                </a:stretch>
                              </pic:blipFill>
                              <pic:spPr bwMode="auto">
                                <a:xfrm>
                                  <a:off x="0" y="0"/>
                                  <a:ext cx="247650" cy="257175"/>
                                </a:xfrm>
                                <a:prstGeom prst="rect">
                                  <a:avLst/>
                                </a:prstGeom>
                                <a:noFill/>
                                <a:ln w="9525">
                                  <a:noFill/>
                                  <a:miter lim="800000"/>
                                  <a:headEnd/>
                                  <a:tailEnd/>
                                </a:ln>
                              </pic:spPr>
                            </pic:pic>
                          </a:graphicData>
                        </a:graphic>
                      </wp:inline>
                    </w:drawing>
                  </w:r>
                  <w:r>
                    <w:t>  que está marcada como "</w:t>
                  </w:r>
                  <w:proofErr w:type="spellStart"/>
                  <w:r>
                    <w:t>Supr</w:t>
                  </w:r>
                  <w:proofErr w:type="spellEnd"/>
                  <w:r>
                    <w:t xml:space="preserve">" y está justamente a la derecha de la tecla </w:t>
                  </w:r>
                  <w:proofErr w:type="spellStart"/>
                  <w:r>
                    <w:t>Intro</w:t>
                  </w:r>
                  <w:proofErr w:type="spellEnd"/>
                  <w:r>
                    <w:t xml:space="preserve"> o </w:t>
                  </w:r>
                  <w:proofErr w:type="spellStart"/>
                  <w:r>
                    <w:t>Return</w:t>
                  </w:r>
                  <w:proofErr w:type="spellEnd"/>
                  <w:r>
                    <w:t xml:space="preserve">: </w:t>
                  </w:r>
                  <w:r>
                    <w:rPr>
                      <w:noProof/>
                    </w:rPr>
                    <w:drawing>
                      <wp:inline distT="0" distB="0" distL="0" distR="0">
                        <wp:extent cx="533400" cy="476250"/>
                        <wp:effectExtent l="19050" t="0" r="0" b="0"/>
                        <wp:docPr id="610" name="Imagen 610" descr="http://www.deseoaprender.com/LeccInfBasica/InfBasicaLecc18_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www.deseoaprender.com/LeccInfBasica/InfBasicaLecc18_clip_image011.jpg"/>
                                <pic:cNvPicPr>
                                  <a:picLocks noChangeAspect="1" noChangeArrowheads="1"/>
                                </pic:cNvPicPr>
                              </pic:nvPicPr>
                              <pic:blipFill>
                                <a:blip r:embed="rId204"/>
                                <a:srcRect/>
                                <a:stretch>
                                  <a:fillRect/>
                                </a:stretch>
                              </pic:blipFill>
                              <pic:spPr bwMode="auto">
                                <a:xfrm>
                                  <a:off x="0" y="0"/>
                                  <a:ext cx="533400" cy="476250"/>
                                </a:xfrm>
                                <a:prstGeom prst="rect">
                                  <a:avLst/>
                                </a:prstGeom>
                                <a:noFill/>
                                <a:ln w="9525">
                                  <a:noFill/>
                                  <a:miter lim="800000"/>
                                  <a:headEnd/>
                                  <a:tailEnd/>
                                </a:ln>
                              </pic:spPr>
                            </pic:pic>
                          </a:graphicData>
                        </a:graphic>
                      </wp:inline>
                    </w:drawing>
                  </w:r>
                  <w:r>
                    <w:t> , verás que te sale un mensaje preguntando si estás seguro de querer borrar...., y aquí tú decides, siempre sabiendo que de esta forma el archivo DESAPARECERÁ PARA SIEMPRE y no es recuperable de ninguna manera .¿Comprendido?.-Si te decides a borrarlo (te recomiendo que lo hagas para que veas como desaparece), luego vuelve a crear otro exactamente igual según explicamos en la lección anterior, para que podamos seguir teniendo todos lo mismo y mis explicaciones coincidan.</w:t>
                  </w:r>
                </w:p>
              </w:tc>
            </w:tr>
            <w:tr w:rsidR="007A3021">
              <w:trPr>
                <w:tblCellSpacing w:w="30" w:type="dxa"/>
              </w:trPr>
              <w:tc>
                <w:tcPr>
                  <w:tcW w:w="0" w:type="auto"/>
                  <w:vAlign w:val="center"/>
                  <w:hideMark/>
                </w:tcPr>
                <w:p w:rsidR="007A3021" w:rsidRDefault="007A3021">
                  <w:pPr>
                    <w:jc w:val="right"/>
                    <w:rPr>
                      <w:rFonts w:ascii="Arial" w:hAnsi="Arial" w:cs="Arial"/>
                      <w:color w:val="000033"/>
                      <w:sz w:val="18"/>
                      <w:szCs w:val="18"/>
                    </w:rPr>
                  </w:pPr>
                  <w:hyperlink r:id="rId205" w:history="1">
                    <w:r>
                      <w:rPr>
                        <w:rStyle w:val="Hipervnculo"/>
                      </w:rPr>
                      <w:t>Subir al principio</w:t>
                    </w:r>
                  </w:hyperlink>
                  <w:r>
                    <w:rPr>
                      <w:rFonts w:ascii="Arial" w:hAnsi="Arial" w:cs="Arial"/>
                      <w:color w:val="000033"/>
                      <w:sz w:val="18"/>
                      <w:szCs w:val="18"/>
                    </w:rPr>
                    <w:t xml:space="preserve"> &gt;&gt;   </w:t>
                  </w:r>
                </w:p>
              </w:tc>
            </w:tr>
          </w:tbl>
          <w:p w:rsidR="007A3021" w:rsidRDefault="007A3021">
            <w:pPr>
              <w:rPr>
                <w:rFonts w:ascii="Arial" w:hAnsi="Arial" w:cs="Arial"/>
                <w:color w:val="000033"/>
                <w:sz w:val="18"/>
                <w:szCs w:val="18"/>
              </w:rPr>
            </w:pPr>
          </w:p>
        </w:tc>
      </w:tr>
      <w:tr w:rsidR="007A3021">
        <w:trPr>
          <w:tblCellSpacing w:w="0" w:type="dxa"/>
        </w:trPr>
        <w:tc>
          <w:tcPr>
            <w:tcW w:w="0" w:type="auto"/>
            <w:hideMark/>
          </w:tcPr>
          <w:p w:rsidR="007A3021" w:rsidRDefault="007A3021">
            <w:pPr>
              <w:rPr>
                <w:rFonts w:ascii="Arial" w:hAnsi="Arial" w:cs="Arial"/>
                <w:color w:val="000033"/>
                <w:sz w:val="18"/>
                <w:szCs w:val="18"/>
              </w:rPr>
            </w:pPr>
            <w:r>
              <w:rPr>
                <w:rFonts w:ascii="Arial" w:hAnsi="Arial" w:cs="Arial"/>
                <w:color w:val="000033"/>
                <w:sz w:val="18"/>
                <w:szCs w:val="18"/>
              </w:rPr>
              <w:lastRenderedPageBreak/>
              <w:t> </w:t>
            </w:r>
          </w:p>
        </w:tc>
        <w:tc>
          <w:tcPr>
            <w:tcW w:w="0" w:type="auto"/>
            <w:hideMark/>
          </w:tcPr>
          <w:p w:rsidR="007A3021" w:rsidRDefault="007A3021">
            <w:pPr>
              <w:jc w:val="right"/>
              <w:rPr>
                <w:rFonts w:ascii="Arial" w:hAnsi="Arial" w:cs="Arial"/>
                <w:color w:val="000033"/>
                <w:sz w:val="18"/>
                <w:szCs w:val="18"/>
              </w:rPr>
            </w:pPr>
            <w:r>
              <w:rPr>
                <w:rFonts w:ascii="Arial" w:hAnsi="Arial" w:cs="Arial"/>
                <w:color w:val="000033"/>
                <w:sz w:val="18"/>
                <w:szCs w:val="18"/>
              </w:rPr>
              <w:t> </w:t>
            </w:r>
          </w:p>
        </w:tc>
      </w:tr>
      <w:tr w:rsidR="007A3021">
        <w:trPr>
          <w:tblCellSpacing w:w="0" w:type="dxa"/>
        </w:trPr>
        <w:tc>
          <w:tcPr>
            <w:tcW w:w="0" w:type="auto"/>
            <w:hideMark/>
          </w:tcPr>
          <w:tbl>
            <w:tblPr>
              <w:tblW w:w="5000" w:type="pct"/>
              <w:tblCellSpacing w:w="30" w:type="dxa"/>
              <w:tblCellMar>
                <w:left w:w="0" w:type="dxa"/>
                <w:right w:w="0" w:type="dxa"/>
              </w:tblCellMar>
              <w:tblLook w:val="04A0"/>
            </w:tblPr>
            <w:tblGrid>
              <w:gridCol w:w="828"/>
            </w:tblGrid>
            <w:tr w:rsidR="007A3021">
              <w:trPr>
                <w:tblCellSpacing w:w="30" w:type="dxa"/>
              </w:trPr>
              <w:tc>
                <w:tcPr>
                  <w:tcW w:w="0" w:type="auto"/>
                  <w:vAlign w:val="center"/>
                  <w:hideMark/>
                </w:tcPr>
                <w:p w:rsidR="007A3021" w:rsidRDefault="007A3021">
                  <w:pPr>
                    <w:rPr>
                      <w:rFonts w:ascii="Arial" w:hAnsi="Arial" w:cs="Arial"/>
                      <w:color w:val="000033"/>
                      <w:sz w:val="18"/>
                      <w:szCs w:val="18"/>
                    </w:rPr>
                  </w:pPr>
                  <w:r>
                    <w:rPr>
                      <w:rFonts w:ascii="Arial" w:hAnsi="Arial" w:cs="Arial"/>
                      <w:color w:val="000033"/>
                      <w:sz w:val="18"/>
                      <w:szCs w:val="18"/>
                    </w:rPr>
                    <w:pict/>
                  </w:r>
                  <w:r>
                    <w:rPr>
                      <w:rFonts w:ascii="Arial" w:hAnsi="Arial" w:cs="Arial"/>
                      <w:color w:val="000033"/>
                      <w:sz w:val="18"/>
                      <w:szCs w:val="18"/>
                    </w:rPr>
                    <w:pict/>
                  </w:r>
                  <w:r>
                    <w:rPr>
                      <w:rFonts w:ascii="Arial" w:hAnsi="Arial" w:cs="Arial"/>
                      <w:color w:val="000033"/>
                      <w:sz w:val="18"/>
                      <w:szCs w:val="18"/>
                    </w:rPr>
                    <w:pict/>
                  </w:r>
                </w:p>
              </w:tc>
            </w:tr>
          </w:tbl>
          <w:p w:rsidR="007A3021" w:rsidRDefault="007A3021">
            <w:pPr>
              <w:rPr>
                <w:rFonts w:ascii="Arial" w:hAnsi="Arial" w:cs="Arial"/>
                <w:color w:val="000033"/>
                <w:sz w:val="18"/>
                <w:szCs w:val="18"/>
              </w:rPr>
            </w:pPr>
          </w:p>
        </w:tc>
        <w:tc>
          <w:tcPr>
            <w:tcW w:w="0" w:type="auto"/>
            <w:hideMark/>
          </w:tcPr>
          <w:tbl>
            <w:tblPr>
              <w:tblW w:w="5000" w:type="pct"/>
              <w:tblCellSpacing w:w="30" w:type="dxa"/>
              <w:tblCellMar>
                <w:left w:w="0" w:type="dxa"/>
                <w:right w:w="0" w:type="dxa"/>
              </w:tblCellMar>
              <w:tblLook w:val="04A0"/>
            </w:tblPr>
            <w:tblGrid>
              <w:gridCol w:w="7676"/>
            </w:tblGrid>
            <w:tr w:rsidR="007A3021">
              <w:trPr>
                <w:tblCellSpacing w:w="30" w:type="dxa"/>
              </w:trPr>
              <w:tc>
                <w:tcPr>
                  <w:tcW w:w="0" w:type="auto"/>
                  <w:vAlign w:val="center"/>
                  <w:hideMark/>
                </w:tcPr>
                <w:p w:rsidR="007A3021" w:rsidRDefault="007A3021">
                  <w:pPr>
                    <w:pStyle w:val="NormalWeb"/>
                    <w:rPr>
                      <w:rFonts w:ascii="Arial" w:hAnsi="Arial" w:cs="Arial"/>
                      <w:color w:val="000033"/>
                      <w:sz w:val="18"/>
                      <w:szCs w:val="18"/>
                    </w:rPr>
                  </w:pPr>
                  <w:r>
                    <w:rPr>
                      <w:rStyle w:val="estilo1231"/>
                    </w:rPr>
                    <w:t xml:space="preserve">   Decirte finalmente que se puede borrar no solo un archivo, sino una carpeta entera que contuviese 20 archivos dentro y otras cuantas subcarpetas , </w:t>
                  </w:r>
                  <w:r>
                    <w:rPr>
                      <w:rStyle w:val="nfasis"/>
                      <w:rFonts w:ascii="Arial" w:hAnsi="Arial" w:cs="Arial"/>
                      <w:color w:val="000000"/>
                      <w:sz w:val="20"/>
                      <w:szCs w:val="20"/>
                    </w:rPr>
                    <w:t xml:space="preserve">de ahí lo peligroso que es borrar a la ligera </w:t>
                  </w:r>
                  <w:r>
                    <w:rPr>
                      <w:rStyle w:val="estilo1231"/>
                    </w:rPr>
                    <w:t xml:space="preserve">: siempre hay que pensar primero y comprobar que efectivamente lo que vamos a borrar ya no lo queremos, pues se producen muchas </w:t>
                  </w:r>
                  <w:r>
                    <w:rPr>
                      <w:rStyle w:val="estilo1231"/>
                    </w:rPr>
                    <w:lastRenderedPageBreak/>
                    <w:t>sorpresas sobre todo al principio.</w:t>
                  </w:r>
                </w:p>
                <w:p w:rsidR="007A3021" w:rsidRDefault="007A3021">
                  <w:pPr>
                    <w:pStyle w:val="NormalWeb"/>
                    <w:rPr>
                      <w:rFonts w:ascii="Arial" w:hAnsi="Arial" w:cs="Arial"/>
                      <w:color w:val="000033"/>
                      <w:sz w:val="18"/>
                      <w:szCs w:val="18"/>
                    </w:rPr>
                  </w:pPr>
                  <w:r>
                    <w:rPr>
                      <w:rStyle w:val="estilo1231"/>
                    </w:rPr>
                    <w:t>   Ya luego no porque quien más quien menos ha perdido alguna vez un trabajo o un programa importante, y por la cuenta que le tiene, pues ya no le vuelve a ocurrir.</w:t>
                  </w:r>
                </w:p>
                <w:p w:rsidR="007A3021" w:rsidRDefault="007A3021">
                  <w:pPr>
                    <w:pStyle w:val="NormalWeb"/>
                    <w:rPr>
                      <w:rFonts w:ascii="Arial" w:hAnsi="Arial" w:cs="Arial"/>
                      <w:color w:val="000033"/>
                      <w:sz w:val="18"/>
                      <w:szCs w:val="18"/>
                    </w:rPr>
                  </w:pPr>
                  <w:r>
                    <w:rPr>
                      <w:rStyle w:val="estilo1231"/>
                    </w:rPr>
                    <w:t>   Piensa, si tú te colocases sobre la carpeta "Mis Cartas" e hicieses el proceso y la borrases, no sólo borrarías la carpeta mencionada, sino también la subcarpeta "Mis documentos" y los dos archivos "mi primer documento.txt" y "segundo archivo.txt", ¿has comprendido ya el porqué?; pues por eso todo lo que estamos haciendo es y será siempre en las lecciones que tengamos, sobre carpetas y archivos creadas por nosotros, así evitaremos fastidiar algo importante de los otros usuarios del PC, y peor aún sería si fastidiásemos algo del sistema operativo; pero sin miedo porque si me sigues exactamente eso nunca pasará.</w:t>
                  </w:r>
                </w:p>
                <w:p w:rsidR="007A3021" w:rsidRDefault="007A3021">
                  <w:pPr>
                    <w:pStyle w:val="NormalWeb"/>
                    <w:rPr>
                      <w:rFonts w:ascii="Arial" w:hAnsi="Arial" w:cs="Arial"/>
                      <w:color w:val="000033"/>
                      <w:sz w:val="18"/>
                      <w:szCs w:val="18"/>
                    </w:rPr>
                  </w:pPr>
                  <w:r>
                    <w:rPr>
                      <w:rFonts w:ascii="Arial" w:hAnsi="Arial" w:cs="Arial"/>
                      <w:color w:val="000033"/>
                      <w:sz w:val="18"/>
                      <w:szCs w:val="18"/>
                    </w:rPr>
                    <w:t>   Nos vemos en la siguiente lección.</w:t>
                  </w:r>
                </w:p>
              </w:tc>
            </w:tr>
          </w:tbl>
          <w:p w:rsidR="007A3021" w:rsidRDefault="007A3021">
            <w:pPr>
              <w:rPr>
                <w:rFonts w:ascii="Arial" w:hAnsi="Arial" w:cs="Arial"/>
                <w:color w:val="000033"/>
                <w:sz w:val="18"/>
                <w:szCs w:val="18"/>
              </w:rPr>
            </w:pPr>
          </w:p>
        </w:tc>
      </w:tr>
    </w:tbl>
    <w:p w:rsidR="007A3021" w:rsidRDefault="007A3021"/>
    <w:tbl>
      <w:tblPr>
        <w:tblW w:w="5000" w:type="pct"/>
        <w:tblCellSpacing w:w="0" w:type="dxa"/>
        <w:tblCellMar>
          <w:left w:w="0" w:type="dxa"/>
          <w:right w:w="0" w:type="dxa"/>
        </w:tblCellMar>
        <w:tblLook w:val="04A0"/>
      </w:tblPr>
      <w:tblGrid>
        <w:gridCol w:w="558"/>
        <w:gridCol w:w="7946"/>
      </w:tblGrid>
      <w:tr w:rsidR="007A3021" w:rsidRPr="007A3021">
        <w:trPr>
          <w:tblCellSpacing w:w="0" w:type="dxa"/>
        </w:trPr>
        <w:tc>
          <w:tcPr>
            <w:tcW w:w="0" w:type="auto"/>
            <w:gridSpan w:val="2"/>
            <w:hideMark/>
          </w:tcPr>
          <w:tbl>
            <w:tblPr>
              <w:tblW w:w="5000" w:type="pct"/>
              <w:tblCellSpacing w:w="0" w:type="dxa"/>
              <w:tblCellMar>
                <w:left w:w="0" w:type="dxa"/>
                <w:right w:w="0" w:type="dxa"/>
              </w:tblCellMar>
              <w:tblLook w:val="04A0"/>
            </w:tblPr>
            <w:tblGrid>
              <w:gridCol w:w="8504"/>
            </w:tblGrid>
            <w:tr w:rsidR="007A3021" w:rsidRPr="007A3021">
              <w:trPr>
                <w:tblCellSpacing w:w="0" w:type="dxa"/>
              </w:trPr>
              <w:tc>
                <w:tcPr>
                  <w:tcW w:w="3800" w:type="pct"/>
                  <w:hideMark/>
                </w:tcPr>
                <w:tbl>
                  <w:tblPr>
                    <w:tblW w:w="5000" w:type="pct"/>
                    <w:tblCellSpacing w:w="0" w:type="dxa"/>
                    <w:tblCellMar>
                      <w:left w:w="0" w:type="dxa"/>
                      <w:right w:w="0" w:type="dxa"/>
                    </w:tblCellMar>
                    <w:tblLook w:val="04A0"/>
                  </w:tblPr>
                  <w:tblGrid>
                    <w:gridCol w:w="6133"/>
                    <w:gridCol w:w="2371"/>
                  </w:tblGrid>
                  <w:tr w:rsidR="007A3021" w:rsidRPr="007A3021">
                    <w:trPr>
                      <w:gridAfter w:val="1"/>
                      <w:tblCellSpacing w:w="0" w:type="dxa"/>
                    </w:trPr>
                    <w:tc>
                      <w:tcPr>
                        <w:tcW w:w="2850" w:type="pct"/>
                        <w:hideMark/>
                      </w:tcPr>
                      <w:tbl>
                        <w:tblPr>
                          <w:tblW w:w="5000" w:type="pct"/>
                          <w:tblCellSpacing w:w="30" w:type="dxa"/>
                          <w:tblCellMar>
                            <w:left w:w="0" w:type="dxa"/>
                            <w:right w:w="0" w:type="dxa"/>
                          </w:tblCellMar>
                          <w:tblLook w:val="04A0"/>
                        </w:tblPr>
                        <w:tblGrid>
                          <w:gridCol w:w="6133"/>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En este capítulo vamos a dar un repaso a la </w:t>
                              </w:r>
                              <w:r w:rsidRPr="007A3021">
                                <w:rPr>
                                  <w:rFonts w:ascii="Arial" w:eastAsia="Times New Roman" w:hAnsi="Arial" w:cs="Arial"/>
                                  <w:b/>
                                  <w:bCs/>
                                  <w:color w:val="336699"/>
                                  <w:sz w:val="20"/>
                                  <w:szCs w:val="20"/>
                                  <w:lang w:eastAsia="es-ES"/>
                                </w:rPr>
                                <w:t>barra de herramientas del Explorador</w:t>
                              </w:r>
                              <w:r w:rsidRPr="007A3021">
                                <w:rPr>
                                  <w:rFonts w:ascii="Arial" w:eastAsia="Times New Roman" w:hAnsi="Arial" w:cs="Arial"/>
                                  <w:color w:val="000000"/>
                                  <w:sz w:val="20"/>
                                  <w:szCs w:val="20"/>
                                  <w:lang w:eastAsia="es-ES"/>
                                </w:rPr>
                                <w:t xml:space="preserve"> que es la que se encuentra ocupando toda la parte superior del Explorador, en concreto esta: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w:t>
                              </w:r>
                              <w:r>
                                <w:rPr>
                                  <w:rFonts w:ascii="Arial" w:eastAsia="Times New Roman" w:hAnsi="Arial" w:cs="Arial"/>
                                  <w:noProof/>
                                  <w:color w:val="000000"/>
                                  <w:sz w:val="20"/>
                                  <w:szCs w:val="20"/>
                                  <w:lang w:eastAsia="es-ES"/>
                                </w:rPr>
                                <w:drawing>
                                  <wp:inline distT="0" distB="0" distL="0" distR="0">
                                    <wp:extent cx="3657600" cy="504825"/>
                                    <wp:effectExtent l="19050" t="0" r="0" b="0"/>
                                    <wp:docPr id="628" name="Imagen 628" descr="http://www.deseoaprender.com/LeccInfBasica/InfBasicaLecc19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www.deseoaprender.com/LeccInfBasica/InfBasicaLecc19_clip_image001.jpg"/>
                                            <pic:cNvPicPr>
                                              <a:picLocks noChangeAspect="1" noChangeArrowheads="1"/>
                                            </pic:cNvPicPr>
                                          </pic:nvPicPr>
                                          <pic:blipFill>
                                            <a:blip r:embed="rId206"/>
                                            <a:srcRect/>
                                            <a:stretch>
                                              <a:fillRect/>
                                            </a:stretch>
                                          </pic:blipFill>
                                          <pic:spPr bwMode="auto">
                                            <a:xfrm>
                                              <a:off x="0" y="0"/>
                                              <a:ext cx="3657600" cy="504825"/>
                                            </a:xfrm>
                                            <a:prstGeom prst="rect">
                                              <a:avLst/>
                                            </a:prstGeom>
                                            <a:noFill/>
                                            <a:ln w="9525">
                                              <a:noFill/>
                                              <a:miter lim="800000"/>
                                              <a:headEnd/>
                                              <a:tailEnd/>
                                            </a:ln>
                                          </pic:spPr>
                                        </pic:pic>
                                      </a:graphicData>
                                    </a:graphic>
                                  </wp:inline>
                                </w:drawing>
                              </w:r>
                              <w:r w:rsidRPr="007A3021">
                                <w:rPr>
                                  <w:rFonts w:ascii="Arial" w:eastAsia="Times New Roman" w:hAnsi="Arial" w:cs="Arial"/>
                                  <w:color w:val="000000"/>
                                  <w:sz w:val="20"/>
                                  <w:szCs w:val="20"/>
                                  <w:lang w:eastAsia="es-ES"/>
                                </w:rPr>
                                <w:t xml:space="preserve">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proofErr w:type="gramStart"/>
                              <w:r w:rsidRPr="007A3021">
                                <w:rPr>
                                  <w:rFonts w:ascii="Arial" w:eastAsia="Times New Roman" w:hAnsi="Arial" w:cs="Arial"/>
                                  <w:color w:val="000000"/>
                                  <w:sz w:val="20"/>
                                  <w:szCs w:val="20"/>
                                  <w:lang w:eastAsia="es-ES"/>
                                </w:rPr>
                                <w:t>donde</w:t>
                              </w:r>
                              <w:proofErr w:type="gramEnd"/>
                              <w:r w:rsidRPr="007A3021">
                                <w:rPr>
                                  <w:rFonts w:ascii="Arial" w:eastAsia="Times New Roman" w:hAnsi="Arial" w:cs="Arial"/>
                                  <w:color w:val="000000"/>
                                  <w:sz w:val="20"/>
                                  <w:szCs w:val="20"/>
                                  <w:lang w:eastAsia="es-ES"/>
                                </w:rPr>
                                <w:t xml:space="preserve"> veis que hay una serie de botones </w:t>
                              </w:r>
                              <w:r w:rsidRPr="007A3021">
                                <w:rPr>
                                  <w:rFonts w:ascii="Arial" w:eastAsia="Times New Roman" w:hAnsi="Arial" w:cs="Arial"/>
                                  <w:i/>
                                  <w:iCs/>
                                  <w:color w:val="000000"/>
                                  <w:sz w:val="20"/>
                                  <w:szCs w:val="20"/>
                                  <w:lang w:eastAsia="es-ES"/>
                                </w:rPr>
                                <w:t>"Archivo", "Edición", "Ver", "Favoritos", "Herramientas" y "Ayuda"</w:t>
                              </w:r>
                              <w:r w:rsidRPr="007A3021">
                                <w:rPr>
                                  <w:rFonts w:ascii="Arial" w:eastAsia="Times New Roman" w:hAnsi="Arial" w:cs="Arial"/>
                                  <w:color w:val="000000"/>
                                  <w:sz w:val="20"/>
                                  <w:szCs w:val="20"/>
                                  <w:lang w:eastAsia="es-ES"/>
                                </w:rPr>
                                <w:t>...</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Pues bien, todos ellos se pueden picar colocando el puntero sobre el que desees y picando una sola vez con el botón izquierdo, por ejemplo si picamos sobre "Archivo" teniendo seleccionada previamente la carpeta "Mis Cartas" a la izquierda, nos debería aparecer:</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sidRPr="007A3021">
                                <w:rPr>
                                  <w:rFonts w:ascii="Arial" w:eastAsia="Times New Roman" w:hAnsi="Arial" w:cs="Arial"/>
                                  <w:color w:val="000000"/>
                                  <w:sz w:val="20"/>
                                  <w:lang w:eastAsia="es-ES"/>
                                </w:rPr>
                                <w:t>   </w:t>
                              </w:r>
                              <w:r>
                                <w:rPr>
                                  <w:rFonts w:ascii="Arial" w:eastAsia="Times New Roman" w:hAnsi="Arial" w:cs="Arial"/>
                                  <w:noProof/>
                                  <w:color w:val="000000"/>
                                  <w:sz w:val="20"/>
                                  <w:szCs w:val="20"/>
                                  <w:lang w:eastAsia="es-ES"/>
                                </w:rPr>
                                <w:drawing>
                                  <wp:inline distT="0" distB="0" distL="0" distR="0">
                                    <wp:extent cx="1457325" cy="1895475"/>
                                    <wp:effectExtent l="19050" t="0" r="9525" b="0"/>
                                    <wp:docPr id="629" name="Imagen 629" descr="http://www.deseoaprender.com/LeccInfBasica/InfBasicaLecc19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www.deseoaprender.com/LeccInfBasica/InfBasicaLecc19_clip_image002.jpg"/>
                                            <pic:cNvPicPr>
                                              <a:picLocks noChangeAspect="1" noChangeArrowheads="1"/>
                                            </pic:cNvPicPr>
                                          </pic:nvPicPr>
                                          <pic:blipFill>
                                            <a:blip r:embed="rId207"/>
                                            <a:srcRect/>
                                            <a:stretch>
                                              <a:fillRect/>
                                            </a:stretch>
                                          </pic:blipFill>
                                          <pic:spPr bwMode="auto">
                                            <a:xfrm>
                                              <a:off x="0" y="0"/>
                                              <a:ext cx="1457325" cy="1895475"/>
                                            </a:xfrm>
                                            <a:prstGeom prst="rect">
                                              <a:avLst/>
                                            </a:prstGeom>
                                            <a:noFill/>
                                            <a:ln w="9525">
                                              <a:noFill/>
                                              <a:miter lim="800000"/>
                                              <a:headEnd/>
                                              <a:tailEnd/>
                                            </a:ln>
                                          </pic:spPr>
                                        </pic:pic>
                                      </a:graphicData>
                                    </a:graphic>
                                  </wp:inline>
                                </w:drawing>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Vemos que aparece un menú con varias opciones (unas que tienen a su vez más opciones --las que tienen una punta de flecha negra a su derecha--, y otras sobre las que se debe picar para que ejecuten algo), y os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a venir a la cabeza lo que dije en otro capítulo "en Windows todo se puede hacer de varias maneras", puesto que en las opciones </w:t>
                  </w:r>
                  <w:proofErr w:type="spellStart"/>
                  <w:r w:rsidRPr="007A3021">
                    <w:rPr>
                      <w:rFonts w:ascii="Arial" w:eastAsia="Times New Roman" w:hAnsi="Arial" w:cs="Arial"/>
                      <w:color w:val="000000"/>
                      <w:sz w:val="20"/>
                      <w:szCs w:val="20"/>
                      <w:lang w:eastAsia="es-ES"/>
                    </w:rPr>
                    <w:t>vereis</w:t>
                  </w:r>
                  <w:proofErr w:type="spellEnd"/>
                  <w:r w:rsidRPr="007A3021">
                    <w:rPr>
                      <w:rFonts w:ascii="Arial" w:eastAsia="Times New Roman" w:hAnsi="Arial" w:cs="Arial"/>
                      <w:color w:val="000000"/>
                      <w:sz w:val="20"/>
                      <w:szCs w:val="20"/>
                      <w:lang w:eastAsia="es-ES"/>
                    </w:rPr>
                    <w:t xml:space="preserve"> alguna otra forma de hacer cosas que ya hemos hecho (de otra forma claro); por ejemplo si te colocas sobre "Nuevo" te aparecerá este submenú:</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w:t>
                  </w:r>
                  <w:r>
                    <w:rPr>
                      <w:rFonts w:ascii="Arial" w:eastAsia="Times New Roman" w:hAnsi="Arial" w:cs="Arial"/>
                      <w:noProof/>
                      <w:color w:val="000000"/>
                      <w:sz w:val="20"/>
                      <w:szCs w:val="20"/>
                      <w:lang w:eastAsia="es-ES"/>
                    </w:rPr>
                    <w:drawing>
                      <wp:inline distT="0" distB="0" distL="0" distR="0">
                        <wp:extent cx="3505200" cy="2066925"/>
                        <wp:effectExtent l="19050" t="0" r="0" b="0"/>
                        <wp:docPr id="630" name="Imagen 630" descr="http://www.deseoaprender.com/LeccInfBasica/InfBasicaLecc19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www.deseoaprender.com/LeccInfBasica/InfBasicaLecc19_clip_image003.jpg"/>
                                <pic:cNvPicPr>
                                  <a:picLocks noChangeAspect="1" noChangeArrowheads="1"/>
                                </pic:cNvPicPr>
                              </pic:nvPicPr>
                              <pic:blipFill>
                                <a:blip r:embed="rId208"/>
                                <a:srcRect/>
                                <a:stretch>
                                  <a:fillRect/>
                                </a:stretch>
                              </pic:blipFill>
                              <pic:spPr bwMode="auto">
                                <a:xfrm>
                                  <a:off x="0" y="0"/>
                                  <a:ext cx="3505200" cy="2066925"/>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24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Verás como una de las cosas que te ofrece es CREAR UNA NUEVA CARPETA que si recuerdas es exactamente lo mismo que vimos en su momento (solo que en aquella ocasión lo hacíamos con botón derecho para que nos salieras las opciones y elegíamos Nueva-Carpeta), cuando nosotros creamos una ¡hala a repasar el tema para que refresques ideas!, solo que lo hicimos por otro camino, pero ¿</w:t>
                  </w:r>
                  <w:proofErr w:type="spellStart"/>
                  <w:r w:rsidRPr="007A3021">
                    <w:rPr>
                      <w:rFonts w:ascii="Arial" w:eastAsia="Times New Roman" w:hAnsi="Arial" w:cs="Arial"/>
                      <w:color w:val="000000"/>
                      <w:sz w:val="20"/>
                      <w:szCs w:val="20"/>
                      <w:lang w:eastAsia="es-ES"/>
                    </w:rPr>
                    <w:t>que</w:t>
                  </w:r>
                  <w:proofErr w:type="spellEnd"/>
                  <w:r w:rsidRPr="007A3021">
                    <w:rPr>
                      <w:rFonts w:ascii="Arial" w:eastAsia="Times New Roman" w:hAnsi="Arial" w:cs="Arial"/>
                      <w:color w:val="000000"/>
                      <w:sz w:val="20"/>
                      <w:szCs w:val="20"/>
                      <w:lang w:eastAsia="es-ES"/>
                    </w:rPr>
                    <w:t xml:space="preserve"> más </w:t>
                  </w:r>
                  <w:proofErr w:type="spellStart"/>
                  <w:r w:rsidRPr="007A3021">
                    <w:rPr>
                      <w:rFonts w:ascii="Arial" w:eastAsia="Times New Roman" w:hAnsi="Arial" w:cs="Arial"/>
                      <w:color w:val="000000"/>
                      <w:sz w:val="20"/>
                      <w:szCs w:val="20"/>
                      <w:lang w:eastAsia="es-ES"/>
                    </w:rPr>
                    <w:t>dá</w:t>
                  </w:r>
                  <w:proofErr w:type="spellEnd"/>
                  <w:r w:rsidRPr="007A3021">
                    <w:rPr>
                      <w:rFonts w:ascii="Arial" w:eastAsia="Times New Roman" w:hAnsi="Arial" w:cs="Arial"/>
                      <w:color w:val="000000"/>
                      <w:sz w:val="20"/>
                      <w:szCs w:val="20"/>
                      <w:lang w:eastAsia="es-ES"/>
                    </w:rPr>
                    <w:t xml:space="preserve"> si el resultado es el mismo?, por eso te digo que cuando ya te manejes bien en Windows serás tú mismo quien vaya descubriendo nuevas cosas y entonces pensarás en lo que yo te he repetido tantas veces.</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Del resto de los apartados de este submenú, no veremos todo porque recordad siempre que este curso es de Informática Básica pero quién sabe si a petición popular me exigís que el día de mañana tengamos otro curso, pero esta vez ya a más alto nivel.-Sí nos interesará de este submenú la línea que pone "Acceso Directo", aunque será objeto de otro tema más adelante.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También te habrás dado cuenta que en el menú que salía cuando picábamos en "Archivo", hay unas opciones que igualmente te deberían sonar, como por ejemplo la que pone "Eliminar" y "Cambiar nombre", todas ellas son opciones que hemos visto en temas anteriores y que te conviene examinar por tu cuenta y familiarizarte con ellas puesto que se trata de aprender a hacer esas cosas de otra manera.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Y si picamos en el botón "Edición" os saldrá otro menú con más opciones, y entre ellas las de "Cortar" y la de "Copiar" que también deberán sonar porque las hemos usado hace muy poco en otras explicaciones que se han dado:</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hideMark/>
          </w:tcPr>
          <w:p w:rsidR="007A3021" w:rsidRPr="007A3021" w:rsidRDefault="007A3021" w:rsidP="007A3021">
            <w:pPr>
              <w:spacing w:after="0" w:line="240" w:lineRule="auto"/>
              <w:jc w:val="right"/>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hideMark/>
          </w:tcPr>
          <w:tbl>
            <w:tblPr>
              <w:tblW w:w="5000" w:type="pct"/>
              <w:tblCellSpacing w:w="30" w:type="dxa"/>
              <w:tblCellMar>
                <w:left w:w="0" w:type="dxa"/>
                <w:right w:w="0" w:type="dxa"/>
              </w:tblCellMar>
              <w:tblLook w:val="04A0"/>
            </w:tblPr>
            <w:tblGrid>
              <w:gridCol w:w="558"/>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hideMark/>
          </w:tcPr>
          <w:tbl>
            <w:tblPr>
              <w:tblW w:w="5000" w:type="pct"/>
              <w:tblCellSpacing w:w="30" w:type="dxa"/>
              <w:tblCellMar>
                <w:left w:w="0" w:type="dxa"/>
                <w:right w:w="0" w:type="dxa"/>
              </w:tblCellMar>
              <w:tblLook w:val="04A0"/>
            </w:tblPr>
            <w:tblGrid>
              <w:gridCol w:w="7946"/>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w:t>
                  </w:r>
                  <w:r>
                    <w:rPr>
                      <w:rFonts w:ascii="Arial" w:eastAsia="Times New Roman" w:hAnsi="Arial" w:cs="Arial"/>
                      <w:noProof/>
                      <w:color w:val="000000"/>
                      <w:sz w:val="20"/>
                      <w:szCs w:val="20"/>
                      <w:lang w:eastAsia="es-ES"/>
                    </w:rPr>
                    <w:drawing>
                      <wp:inline distT="0" distB="0" distL="0" distR="0">
                        <wp:extent cx="2171700" cy="1590675"/>
                        <wp:effectExtent l="19050" t="0" r="0" b="0"/>
                        <wp:docPr id="634" name="Imagen 634" descr="http://www.deseoaprender.com/LeccInfBasica/InfBasicaLecc19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www.deseoaprender.com/LeccInfBasica/InfBasicaLecc19_clip_image004.jpg"/>
                                <pic:cNvPicPr>
                                  <a:picLocks noChangeAspect="1" noChangeArrowheads="1"/>
                                </pic:cNvPicPr>
                              </pic:nvPicPr>
                              <pic:blipFill>
                                <a:blip r:embed="rId209"/>
                                <a:srcRect/>
                                <a:stretch>
                                  <a:fillRect/>
                                </a:stretch>
                              </pic:blipFill>
                              <pic:spPr bwMode="auto">
                                <a:xfrm>
                                  <a:off x="0" y="0"/>
                                  <a:ext cx="2171700" cy="1590675"/>
                                </a:xfrm>
                                <a:prstGeom prst="rect">
                                  <a:avLst/>
                                </a:prstGeom>
                                <a:noFill/>
                                <a:ln w="9525">
                                  <a:noFill/>
                                  <a:miter lim="800000"/>
                                  <a:headEnd/>
                                  <a:tailEnd/>
                                </a:ln>
                              </pic:spPr>
                            </pic:pic>
                          </a:graphicData>
                        </a:graphic>
                      </wp:inline>
                    </w:drawing>
                  </w:r>
                  <w:r w:rsidRPr="007A3021">
                    <w:rPr>
                      <w:rFonts w:ascii="Arial" w:eastAsia="Times New Roman" w:hAnsi="Arial" w:cs="Arial"/>
                      <w:color w:val="000033"/>
                      <w:sz w:val="18"/>
                      <w:szCs w:val="18"/>
                      <w:lang w:eastAsia="es-ES"/>
                    </w:rPr>
                    <w:br/>
                  </w:r>
                  <w:r w:rsidRPr="007A3021">
                    <w:rPr>
                      <w:rFonts w:ascii="Arial" w:eastAsia="Times New Roman" w:hAnsi="Arial" w:cs="Arial"/>
                      <w:color w:val="000000"/>
                      <w:sz w:val="20"/>
                      <w:lang w:eastAsia="es-ES"/>
                    </w:rPr>
                    <w:t xml:space="preserve">    Y así sucesivamente, cada botón nos lleva a un menú con una serie de opciones; pero no podremos verlas y explicarlas todas porque se saldría del propósito de este curso básico.-Eso sí, una vez tengas la soltura que se te supone cuando has llegado hasta aquí, nada te impide que amplíes conocimientos a base de probar con otras opciones que verás, tan solo deberás tener la precaución de hacer todos los experimentos estando previamente situado en tu carpeta "Mis Cartas" sin salirte de ella, para que no pueda haber ningún problema (a fin de que el borrar, copiar, crear, etcétera siempre queden en dicha carpeta y evites hacer nada irregular ¿entendido?), es más yo te aconsejo que no te limites a seguir las lecciones mías y punto, en Informática es muy </w:t>
                  </w:r>
                  <w:r w:rsidRPr="007A3021">
                    <w:rPr>
                      <w:rFonts w:ascii="Arial" w:eastAsia="Times New Roman" w:hAnsi="Arial" w:cs="Arial"/>
                      <w:color w:val="000000"/>
                      <w:sz w:val="20"/>
                      <w:lang w:eastAsia="es-ES"/>
                    </w:rPr>
                    <w:lastRenderedPageBreak/>
                    <w:t>importante el practicar una y otra vez procurando avanzar.</w:t>
                  </w:r>
                  <w:r w:rsidRPr="007A3021">
                    <w:rPr>
                      <w:rFonts w:ascii="Arial" w:eastAsia="Times New Roman" w:hAnsi="Arial" w:cs="Arial"/>
                      <w:color w:val="000033"/>
                      <w:sz w:val="18"/>
                      <w:szCs w:val="18"/>
                      <w:lang w:eastAsia="es-ES"/>
                    </w:rPr>
                    <w:br/>
                  </w:r>
                  <w:r w:rsidRPr="007A3021">
                    <w:rPr>
                      <w:rFonts w:ascii="Arial" w:eastAsia="Times New Roman" w:hAnsi="Arial" w:cs="Arial"/>
                      <w:color w:val="000000"/>
                      <w:sz w:val="20"/>
                      <w:lang w:eastAsia="es-ES"/>
                    </w:rPr>
                    <w:t>    Yo te voy a guiar en los primeros pasos y para que pierdas el miedo a lo desconocido, pero luego vas a tener que ser tú el que avances o te quedes estancado.</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Default="007A3021"/>
    <w:tbl>
      <w:tblPr>
        <w:tblW w:w="5000" w:type="pct"/>
        <w:tblCellSpacing w:w="0" w:type="dxa"/>
        <w:tblCellMar>
          <w:left w:w="0" w:type="dxa"/>
          <w:right w:w="0" w:type="dxa"/>
        </w:tblCellMar>
        <w:tblLook w:val="04A0"/>
      </w:tblPr>
      <w:tblGrid>
        <w:gridCol w:w="778"/>
        <w:gridCol w:w="7726"/>
      </w:tblGrid>
      <w:tr w:rsidR="007A3021" w:rsidRPr="007A3021">
        <w:trPr>
          <w:tblCellSpacing w:w="0" w:type="dxa"/>
        </w:trPr>
        <w:tc>
          <w:tcPr>
            <w:tcW w:w="0" w:type="auto"/>
            <w:gridSpan w:val="2"/>
            <w:hideMark/>
          </w:tcPr>
          <w:tbl>
            <w:tblPr>
              <w:tblW w:w="5000" w:type="pct"/>
              <w:tblCellSpacing w:w="0" w:type="dxa"/>
              <w:tblCellMar>
                <w:left w:w="0" w:type="dxa"/>
                <w:right w:w="0" w:type="dxa"/>
              </w:tblCellMar>
              <w:tblLook w:val="04A0"/>
            </w:tblPr>
            <w:tblGrid>
              <w:gridCol w:w="8504"/>
            </w:tblGrid>
            <w:tr w:rsidR="007A3021" w:rsidRPr="007A3021">
              <w:trPr>
                <w:tblCellSpacing w:w="0" w:type="dxa"/>
              </w:trPr>
              <w:tc>
                <w:tcPr>
                  <w:tcW w:w="3800" w:type="pct"/>
                  <w:hideMark/>
                </w:tcPr>
                <w:tbl>
                  <w:tblPr>
                    <w:tblW w:w="5000" w:type="pct"/>
                    <w:tblCellSpacing w:w="0" w:type="dxa"/>
                    <w:tblCellMar>
                      <w:left w:w="0" w:type="dxa"/>
                      <w:right w:w="0" w:type="dxa"/>
                    </w:tblCellMar>
                    <w:tblLook w:val="04A0"/>
                  </w:tblPr>
                  <w:tblGrid>
                    <w:gridCol w:w="8467"/>
                    <w:gridCol w:w="37"/>
                  </w:tblGrid>
                  <w:tr w:rsidR="007A3021" w:rsidRPr="007A3021">
                    <w:trPr>
                      <w:gridAfter w:val="1"/>
                      <w:tblCellSpacing w:w="0" w:type="dxa"/>
                    </w:trPr>
                    <w:tc>
                      <w:tcPr>
                        <w:tcW w:w="2850" w:type="pct"/>
                        <w:hideMark/>
                      </w:tcPr>
                      <w:tbl>
                        <w:tblPr>
                          <w:tblW w:w="5000" w:type="pct"/>
                          <w:tblCellSpacing w:w="30" w:type="dxa"/>
                          <w:tblCellMar>
                            <w:left w:w="0" w:type="dxa"/>
                            <w:right w:w="0" w:type="dxa"/>
                          </w:tblCellMar>
                          <w:tblLook w:val="04A0"/>
                        </w:tblPr>
                        <w:tblGrid>
                          <w:gridCol w:w="8467"/>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Se define como tal a una serie de programas que Windows tiene siempre en su sistema y que aunque son sencillitos vienen bien a veces para realizar alguna tarea, como pueden ser por ejemplo el "Bloc de Notas" (que vendrá muy bien para escribir texto de manera muy sencillita), o la "Calculadora" que en más de una ocasión nos sacará de un apuro cuando necesitamos realizar algún cálculo sobre la marcha, también tenemos como veis el "</w:t>
                              </w:r>
                              <w:proofErr w:type="spellStart"/>
                              <w:r w:rsidRPr="007A3021">
                                <w:rPr>
                                  <w:rFonts w:ascii="Arial" w:eastAsia="Times New Roman" w:hAnsi="Arial" w:cs="Arial"/>
                                  <w:b/>
                                  <w:bCs/>
                                  <w:color w:val="336699"/>
                                  <w:sz w:val="20"/>
                                  <w:szCs w:val="20"/>
                                  <w:lang w:eastAsia="es-ES"/>
                                </w:rPr>
                                <w:t>Paint</w:t>
                              </w:r>
                              <w:proofErr w:type="spellEnd"/>
                              <w:r w:rsidRPr="007A3021">
                                <w:rPr>
                                  <w:rFonts w:ascii="Arial" w:eastAsia="Times New Roman" w:hAnsi="Arial" w:cs="Arial"/>
                                  <w:color w:val="000000"/>
                                  <w:sz w:val="20"/>
                                  <w:szCs w:val="20"/>
                                  <w:lang w:eastAsia="es-ES"/>
                                </w:rPr>
                                <w:t xml:space="preserve">" que se trata ni más ni menos que de una sencilla aplicación para tratamiento de imágenes y nos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a permitir el hacerla de mayor o menor tamaño, o realizarle ciertos cambios, aunque no nos engañemos, es un programa con unas limitaciones que no tiene nada que ver con otros de mayores prestaciones en el género.</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w:t>
                              </w:r>
                              <w:r w:rsidRPr="007A3021">
                                <w:rPr>
                                  <w:rFonts w:ascii="Arial" w:eastAsia="Times New Roman" w:hAnsi="Arial" w:cs="Arial"/>
                                  <w:color w:val="000000"/>
                                  <w:sz w:val="20"/>
                                  <w:szCs w:val="20"/>
                                  <w:u w:val="single"/>
                                  <w:lang w:eastAsia="es-ES"/>
                                </w:rPr>
                                <w:t>Pasamos a verlo todo a continuación</w:t>
                              </w:r>
                              <w:r w:rsidRPr="007A3021">
                                <w:rPr>
                                  <w:rFonts w:ascii="Arial" w:eastAsia="Times New Roman" w:hAnsi="Arial" w:cs="Arial"/>
                                  <w:color w:val="000000"/>
                                  <w:sz w:val="20"/>
                                  <w:szCs w:val="20"/>
                                  <w:lang w:eastAsia="es-ES"/>
                                </w:rPr>
                                <w:t xml:space="preserve">. </w:t>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Arial" w:eastAsia="Times New Roman" w:hAnsi="Arial" w:cs="Arial"/>
                                  <w:color w:val="000000"/>
                                  <w:sz w:val="20"/>
                                  <w:lang w:eastAsia="es-ES"/>
                                </w:rPr>
                                <w:t xml:space="preserve">   &gt; Los podemos encontrar picando en el botón </w:t>
                              </w:r>
                              <w:r w:rsidRPr="007A3021">
                                <w:rPr>
                                  <w:rFonts w:ascii="Arial" w:eastAsia="Times New Roman" w:hAnsi="Arial" w:cs="Arial"/>
                                  <w:b/>
                                  <w:bCs/>
                                  <w:color w:val="336699"/>
                                  <w:sz w:val="20"/>
                                  <w:u w:val="single"/>
                                  <w:lang w:eastAsia="es-ES"/>
                                </w:rPr>
                                <w:t>"Inicio", y en el menú elegimos "Programas"</w:t>
                              </w:r>
                              <w:r w:rsidRPr="007A3021">
                                <w:rPr>
                                  <w:rFonts w:ascii="Arial" w:eastAsia="Times New Roman" w:hAnsi="Arial" w:cs="Arial"/>
                                  <w:color w:val="000000"/>
                                  <w:sz w:val="20"/>
                                  <w:lang w:eastAsia="es-ES"/>
                                </w:rPr>
                                <w:t xml:space="preserve"> (solo colocarnos sobre él) saliendo un nuevo menú donde nos colocamos sobre "</w:t>
                              </w:r>
                              <w:r w:rsidRPr="007A3021">
                                <w:rPr>
                                  <w:rFonts w:ascii="Arial" w:eastAsia="Times New Roman" w:hAnsi="Arial" w:cs="Arial"/>
                                  <w:b/>
                                  <w:bCs/>
                                  <w:color w:val="336699"/>
                                  <w:sz w:val="20"/>
                                  <w:lang w:eastAsia="es-ES"/>
                                </w:rPr>
                                <w:t>Accesorios</w:t>
                              </w:r>
                              <w:r w:rsidRPr="007A3021">
                                <w:rPr>
                                  <w:rFonts w:ascii="Arial" w:eastAsia="Times New Roman" w:hAnsi="Arial" w:cs="Arial"/>
                                  <w:color w:val="000000"/>
                                  <w:sz w:val="20"/>
                                  <w:lang w:eastAsia="es-ES"/>
                                </w:rPr>
                                <w:t>" para que salga:</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lang w:eastAsia="es-ES"/>
                                </w:rPr>
                                <w:t>   </w:t>
                              </w:r>
                              <w:r>
                                <w:rPr>
                                  <w:rFonts w:ascii="Arial" w:eastAsia="Times New Roman" w:hAnsi="Arial" w:cs="Arial"/>
                                  <w:noProof/>
                                  <w:color w:val="5A7A9A"/>
                                  <w:sz w:val="60"/>
                                  <w:szCs w:val="60"/>
                                  <w:lang w:eastAsia="es-ES"/>
                                </w:rPr>
                                <w:lastRenderedPageBreak/>
                                <w:drawing>
                                  <wp:inline distT="0" distB="0" distL="0" distR="0">
                                    <wp:extent cx="7124700" cy="6877050"/>
                                    <wp:effectExtent l="19050" t="0" r="0" b="0"/>
                                    <wp:docPr id="642" name="Imagen 642" descr="http://www.deseoaprender.com/LeccInfBasica/InfBasicaLecc21_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ttp://www.deseoaprender.com/LeccInfBasica/InfBasicaLecc21_clip_image001.jpg"/>
                                            <pic:cNvPicPr>
                                              <a:picLocks noChangeAspect="1" noChangeArrowheads="1"/>
                                            </pic:cNvPicPr>
                                          </pic:nvPicPr>
                                          <pic:blipFill>
                                            <a:blip r:embed="rId210"/>
                                            <a:srcRect/>
                                            <a:stretch>
                                              <a:fillRect/>
                                            </a:stretch>
                                          </pic:blipFill>
                                          <pic:spPr bwMode="auto">
                                            <a:xfrm>
                                              <a:off x="0" y="0"/>
                                              <a:ext cx="7124700" cy="6877050"/>
                                            </a:xfrm>
                                            <a:prstGeom prst="rect">
                                              <a:avLst/>
                                            </a:prstGeom>
                                            <a:noFill/>
                                            <a:ln w="9525">
                                              <a:noFill/>
                                              <a:miter lim="800000"/>
                                              <a:headEnd/>
                                              <a:tailEnd/>
                                            </a:ln>
                                          </pic:spPr>
                                        </pic:pic>
                                      </a:graphicData>
                                    </a:graphic>
                                  </wp:inline>
                                </w:drawing>
                              </w:r>
                              <w:r w:rsidRPr="007A3021">
                                <w:rPr>
                                  <w:rFonts w:ascii="Arial" w:eastAsia="Times New Roman" w:hAnsi="Arial" w:cs="Arial"/>
                                  <w:color w:val="5A7A9A"/>
                                  <w:sz w:val="60"/>
                                  <w:szCs w:val="60"/>
                                  <w:lang w:eastAsia="es-ES"/>
                                </w:rPr>
                                <w:br/>
                              </w:r>
                              <w:r w:rsidRPr="007A3021">
                                <w:rPr>
                                  <w:rFonts w:ascii="Arial" w:eastAsia="Times New Roman" w:hAnsi="Arial" w:cs="Arial"/>
                                  <w:color w:val="000000"/>
                                  <w:sz w:val="20"/>
                                  <w:szCs w:val="20"/>
                                  <w:lang w:eastAsia="es-ES"/>
                                </w:rPr>
                                <w:t xml:space="preserve">    De los cuales hay unos cuantos al principio que de momento no nos interesan porque son para mantenimiento del sistema operativo y mejor no tocarlos, pero más abajo sí que tenemos algunos interesantes, que no voy a detallar uno a uno sino que lo que </w:t>
                              </w:r>
                              <w:proofErr w:type="spellStart"/>
                              <w:r w:rsidRPr="007A3021">
                                <w:rPr>
                                  <w:rFonts w:ascii="Arial" w:eastAsia="Times New Roman" w:hAnsi="Arial" w:cs="Arial"/>
                                  <w:color w:val="000000"/>
                                  <w:sz w:val="20"/>
                                  <w:szCs w:val="20"/>
                                  <w:lang w:eastAsia="es-ES"/>
                                </w:rPr>
                                <w:t>debeis</w:t>
                              </w:r>
                              <w:proofErr w:type="spellEnd"/>
                              <w:r w:rsidRPr="007A3021">
                                <w:rPr>
                                  <w:rFonts w:ascii="Arial" w:eastAsia="Times New Roman" w:hAnsi="Arial" w:cs="Arial"/>
                                  <w:color w:val="000000"/>
                                  <w:sz w:val="20"/>
                                  <w:szCs w:val="20"/>
                                  <w:lang w:eastAsia="es-ES"/>
                                </w:rPr>
                                <w:t xml:space="preserve"> hacer es picar en cada uno y ver de que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Por ejemplo el "</w:t>
                  </w:r>
                  <w:r w:rsidRPr="007A3021">
                    <w:rPr>
                      <w:rFonts w:ascii="Arial" w:eastAsia="Times New Roman" w:hAnsi="Arial" w:cs="Arial"/>
                      <w:b/>
                      <w:bCs/>
                      <w:color w:val="336699"/>
                      <w:sz w:val="20"/>
                      <w:szCs w:val="20"/>
                      <w:lang w:eastAsia="es-ES"/>
                    </w:rPr>
                    <w:t>Bloc de notas</w:t>
                  </w:r>
                  <w:r w:rsidRPr="007A3021">
                    <w:rPr>
                      <w:rFonts w:ascii="Arial" w:eastAsia="Times New Roman" w:hAnsi="Arial" w:cs="Arial"/>
                      <w:color w:val="000000"/>
                      <w:sz w:val="20"/>
                      <w:szCs w:val="20"/>
                      <w:lang w:eastAsia="es-ES"/>
                    </w:rPr>
                    <w:t xml:space="preserve">", es muy similar al que ya vimos ( Word </w:t>
                  </w:r>
                  <w:proofErr w:type="spellStart"/>
                  <w:r w:rsidRPr="007A3021">
                    <w:rPr>
                      <w:rFonts w:ascii="Arial" w:eastAsia="Times New Roman" w:hAnsi="Arial" w:cs="Arial"/>
                      <w:color w:val="000000"/>
                      <w:sz w:val="20"/>
                      <w:szCs w:val="20"/>
                      <w:lang w:eastAsia="es-ES"/>
                    </w:rPr>
                    <w:t>Pad</w:t>
                  </w:r>
                  <w:proofErr w:type="spellEnd"/>
                  <w:r w:rsidRPr="007A3021">
                    <w:rPr>
                      <w:rFonts w:ascii="Arial" w:eastAsia="Times New Roman" w:hAnsi="Arial" w:cs="Arial"/>
                      <w:color w:val="000000"/>
                      <w:sz w:val="20"/>
                      <w:szCs w:val="20"/>
                      <w:lang w:eastAsia="es-ES"/>
                    </w:rPr>
                    <w:t xml:space="preserve"> ) y sirve para que podamos escribir algo en él y al final mediante la opción "Archivo" y "Guardar como..." podremos crear un fichero de texto al que daremos un nombre y la carpeta donde lo guardaremos, por ejemplo en D:\Mis Cartas\tercer fichero.txt </w:t>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Arial" w:eastAsia="Times New Roman" w:hAnsi="Arial" w:cs="Arial"/>
                      <w:color w:val="000000"/>
                      <w:sz w:val="20"/>
                      <w:lang w:eastAsia="es-ES"/>
                    </w:rPr>
                    <w:lastRenderedPageBreak/>
                    <w:t>   Otra utilidad que encontramos es la "</w:t>
                  </w:r>
                  <w:r w:rsidRPr="007A3021">
                    <w:rPr>
                      <w:rFonts w:ascii="Arial" w:eastAsia="Times New Roman" w:hAnsi="Arial" w:cs="Arial"/>
                      <w:b/>
                      <w:bCs/>
                      <w:color w:val="336699"/>
                      <w:sz w:val="20"/>
                      <w:lang w:eastAsia="es-ES"/>
                    </w:rPr>
                    <w:t>Calculadora</w:t>
                  </w:r>
                  <w:r w:rsidRPr="007A3021">
                    <w:rPr>
                      <w:rFonts w:ascii="Arial" w:eastAsia="Times New Roman" w:hAnsi="Arial" w:cs="Arial"/>
                      <w:color w:val="000000"/>
                      <w:sz w:val="20"/>
                      <w:lang w:eastAsia="es-ES"/>
                    </w:rPr>
                    <w:t xml:space="preserve">" que nos puede servir para efectuar algunas operaciones matemáticas, si </w:t>
                  </w:r>
                  <w:proofErr w:type="spellStart"/>
                  <w:r w:rsidRPr="007A3021">
                    <w:rPr>
                      <w:rFonts w:ascii="Arial" w:eastAsia="Times New Roman" w:hAnsi="Arial" w:cs="Arial"/>
                      <w:color w:val="000000"/>
                      <w:sz w:val="20"/>
                      <w:lang w:eastAsia="es-ES"/>
                    </w:rPr>
                    <w:t>picais</w:t>
                  </w:r>
                  <w:proofErr w:type="spellEnd"/>
                  <w:r w:rsidRPr="007A3021">
                    <w:rPr>
                      <w:rFonts w:ascii="Arial" w:eastAsia="Times New Roman" w:hAnsi="Arial" w:cs="Arial"/>
                      <w:color w:val="000000"/>
                      <w:sz w:val="20"/>
                      <w:lang w:eastAsia="es-ES"/>
                    </w:rPr>
                    <w:t xml:space="preserve"> sobre ella, os aparecerá:</w:t>
                  </w:r>
                  <w:r w:rsidRPr="007A3021">
                    <w:rPr>
                      <w:rFonts w:ascii="Verdana" w:eastAsia="Times New Roman" w:hAnsi="Verdana" w:cs="Arial"/>
                      <w:color w:val="000000"/>
                      <w:sz w:val="18"/>
                      <w:szCs w:val="18"/>
                      <w:lang w:eastAsia="es-ES"/>
                    </w:rPr>
                    <w:br/>
                  </w:r>
                  <w:r w:rsidRPr="007A3021">
                    <w:rPr>
                      <w:rFonts w:ascii="Verdana" w:eastAsia="Times New Roman" w:hAnsi="Verdana" w:cs="Arial"/>
                      <w:color w:val="FFFFFF"/>
                      <w:sz w:val="18"/>
                      <w:szCs w:val="18"/>
                      <w:lang w:eastAsia="es-ES"/>
                    </w:rPr>
                    <w:t>-</w:t>
                  </w:r>
                </w:p>
              </w:tc>
            </w:tr>
            <w:tr w:rsidR="007A3021" w:rsidRPr="007A3021">
              <w:trPr>
                <w:tblCellSpacing w:w="30" w:type="dxa"/>
              </w:trPr>
              <w:tc>
                <w:tcPr>
                  <w:tcW w:w="0" w:type="auto"/>
                  <w:vAlign w:val="center"/>
                  <w:hideMark/>
                </w:tcPr>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Verdana" w:eastAsia="Times New Roman" w:hAnsi="Verdana" w:cs="Arial"/>
                      <w:noProof/>
                      <w:color w:val="000000"/>
                      <w:sz w:val="18"/>
                      <w:szCs w:val="18"/>
                      <w:lang w:eastAsia="es-ES"/>
                    </w:rPr>
                    <w:lastRenderedPageBreak/>
                    <w:drawing>
                      <wp:inline distT="0" distB="0" distL="0" distR="0">
                        <wp:extent cx="2609850" cy="2590800"/>
                        <wp:effectExtent l="19050" t="0" r="0" b="0"/>
                        <wp:docPr id="643" name="Imagen 643" descr="http://www.deseoaprender.com/LeccInfBasica/InfBasicaLecc21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www.deseoaprender.com/LeccInfBasica/InfBasicaLecc21_clip_image002.jpg"/>
                                <pic:cNvPicPr>
                                  <a:picLocks noChangeAspect="1" noChangeArrowheads="1"/>
                                </pic:cNvPicPr>
                              </pic:nvPicPr>
                              <pic:blipFill>
                                <a:blip r:embed="rId211"/>
                                <a:srcRect/>
                                <a:stretch>
                                  <a:fillRect/>
                                </a:stretch>
                              </pic:blipFill>
                              <pic:spPr bwMode="auto">
                                <a:xfrm>
                                  <a:off x="0" y="0"/>
                                  <a:ext cx="2609850" cy="2590800"/>
                                </a:xfrm>
                                <a:prstGeom prst="rect">
                                  <a:avLst/>
                                </a:prstGeom>
                                <a:noFill/>
                                <a:ln w="9525">
                                  <a:noFill/>
                                  <a:miter lim="800000"/>
                                  <a:headEnd/>
                                  <a:tailEnd/>
                                </a:ln>
                              </pic:spPr>
                            </pic:pic>
                          </a:graphicData>
                        </a:graphic>
                      </wp:inline>
                    </w:drawing>
                  </w:r>
                  <w:r w:rsidRPr="007A3021">
                    <w:rPr>
                      <w:rFonts w:ascii="Arial" w:eastAsia="Times New Roman" w:hAnsi="Arial" w:cs="Arial"/>
                      <w:color w:val="000033"/>
                      <w:sz w:val="18"/>
                      <w:szCs w:val="18"/>
                      <w:lang w:eastAsia="es-ES"/>
                    </w:rPr>
                    <w:br/>
                  </w:r>
                  <w:r w:rsidRPr="007A3021">
                    <w:rPr>
                      <w:rFonts w:ascii="Arial" w:eastAsia="Times New Roman" w:hAnsi="Arial" w:cs="Arial"/>
                      <w:color w:val="FFFFFF"/>
                      <w:sz w:val="18"/>
                      <w:lang w:eastAsia="es-ES"/>
                    </w:rPr>
                    <w:t>-</w:t>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t xml:space="preserve">    Como </w:t>
                  </w:r>
                  <w:proofErr w:type="spellStart"/>
                  <w:r w:rsidRPr="007A3021">
                    <w:rPr>
                      <w:rFonts w:ascii="Arial" w:eastAsia="Times New Roman" w:hAnsi="Arial" w:cs="Arial"/>
                      <w:color w:val="000000"/>
                      <w:sz w:val="20"/>
                      <w:lang w:eastAsia="es-ES"/>
                    </w:rPr>
                    <w:t>vereis</w:t>
                  </w:r>
                  <w:proofErr w:type="spellEnd"/>
                  <w:r w:rsidRPr="007A3021">
                    <w:rPr>
                      <w:rFonts w:ascii="Arial" w:eastAsia="Times New Roman" w:hAnsi="Arial" w:cs="Arial"/>
                      <w:color w:val="000000"/>
                      <w:sz w:val="20"/>
                      <w:lang w:eastAsia="es-ES"/>
                    </w:rPr>
                    <w:t xml:space="preserve"> puedes usarla por ejemplo para hallar el resultado de 89 x 25 , para lo cual con el puntero del ratón </w:t>
                  </w:r>
                  <w:proofErr w:type="spellStart"/>
                  <w:r w:rsidRPr="007A3021">
                    <w:rPr>
                      <w:rFonts w:ascii="Arial" w:eastAsia="Times New Roman" w:hAnsi="Arial" w:cs="Arial"/>
                      <w:color w:val="000000"/>
                      <w:sz w:val="20"/>
                      <w:lang w:eastAsia="es-ES"/>
                    </w:rPr>
                    <w:t>teneis</w:t>
                  </w:r>
                  <w:proofErr w:type="spellEnd"/>
                  <w:r w:rsidRPr="007A3021">
                    <w:rPr>
                      <w:rFonts w:ascii="Arial" w:eastAsia="Times New Roman" w:hAnsi="Arial" w:cs="Arial"/>
                      <w:color w:val="000000"/>
                      <w:sz w:val="20"/>
                      <w:lang w:eastAsia="es-ES"/>
                    </w:rPr>
                    <w:t xml:space="preserve"> que picar (botón izquierdo del ratón) sobre el " 8 " , luego sobre el " 9 " y aparecerá en la ventana de arriba la cifra " 89 " , así que luego </w:t>
                  </w:r>
                  <w:proofErr w:type="spellStart"/>
                  <w:r w:rsidRPr="007A3021">
                    <w:rPr>
                      <w:rFonts w:ascii="Arial" w:eastAsia="Times New Roman" w:hAnsi="Arial" w:cs="Arial"/>
                      <w:color w:val="000000"/>
                      <w:sz w:val="20"/>
                      <w:lang w:eastAsia="es-ES"/>
                    </w:rPr>
                    <w:t>picais</w:t>
                  </w:r>
                  <w:proofErr w:type="spellEnd"/>
                  <w:r w:rsidRPr="007A3021">
                    <w:rPr>
                      <w:rFonts w:ascii="Arial" w:eastAsia="Times New Roman" w:hAnsi="Arial" w:cs="Arial"/>
                      <w:color w:val="000000"/>
                      <w:sz w:val="20"/>
                      <w:lang w:eastAsia="es-ES"/>
                    </w:rPr>
                    <w:t xml:space="preserve"> en el signo de multiplicar, que es el que aparece así: " * " y a continuación sobre el signo " 2 " y el signo " 5 " , para finalmente picar sobre el signo " = " y nos deberá dar:</w:t>
                  </w:r>
                  <w:r w:rsidRPr="007A3021">
                    <w:rPr>
                      <w:rFonts w:ascii="Arial" w:eastAsia="Times New Roman" w:hAnsi="Arial" w:cs="Arial"/>
                      <w:color w:val="000033"/>
                      <w:sz w:val="18"/>
                      <w:szCs w:val="18"/>
                      <w:lang w:eastAsia="es-ES"/>
                    </w:rPr>
                    <w:br/>
                  </w:r>
                  <w:r w:rsidRPr="007A3021">
                    <w:rPr>
                      <w:rFonts w:ascii="Arial" w:eastAsia="Times New Roman" w:hAnsi="Arial" w:cs="Arial"/>
                      <w:color w:val="FFFFFF"/>
                      <w:sz w:val="18"/>
                      <w:lang w:eastAsia="es-ES"/>
                    </w:rPr>
                    <w:t>-</w:t>
                  </w:r>
                </w:p>
              </w:tc>
            </w:tr>
            <w:tr w:rsidR="007A3021" w:rsidRPr="007A3021">
              <w:trPr>
                <w:tblCellSpacing w:w="30" w:type="dxa"/>
              </w:trPr>
              <w:tc>
                <w:tcPr>
                  <w:tcW w:w="0" w:type="auto"/>
                  <w:vAlign w:val="center"/>
                  <w:hideMark/>
                </w:tcPr>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Verdana" w:eastAsia="Times New Roman" w:hAnsi="Verdana" w:cs="Arial"/>
                      <w:noProof/>
                      <w:color w:val="000000"/>
                      <w:sz w:val="18"/>
                      <w:szCs w:val="18"/>
                      <w:lang w:eastAsia="es-ES"/>
                    </w:rPr>
                    <w:drawing>
                      <wp:inline distT="0" distB="0" distL="0" distR="0">
                        <wp:extent cx="2581275" cy="2505075"/>
                        <wp:effectExtent l="19050" t="0" r="9525" b="0"/>
                        <wp:docPr id="644" name="Imagen 644" descr="http://www.deseoaprender.com/LeccInfBasica/InfBasicaLecc21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www.deseoaprender.com/LeccInfBasica/InfBasicaLecc21_clip_image003.jpg"/>
                                <pic:cNvPicPr>
                                  <a:picLocks noChangeAspect="1" noChangeArrowheads="1"/>
                                </pic:cNvPicPr>
                              </pic:nvPicPr>
                              <pic:blipFill>
                                <a:blip r:embed="rId212"/>
                                <a:srcRect/>
                                <a:stretch>
                                  <a:fillRect/>
                                </a:stretch>
                              </pic:blipFill>
                              <pic:spPr bwMode="auto">
                                <a:xfrm>
                                  <a:off x="0" y="0"/>
                                  <a:ext cx="2581275" cy="2505075"/>
                                </a:xfrm>
                                <a:prstGeom prst="rect">
                                  <a:avLst/>
                                </a:prstGeom>
                                <a:noFill/>
                                <a:ln w="9525">
                                  <a:noFill/>
                                  <a:miter lim="800000"/>
                                  <a:headEnd/>
                                  <a:tailEnd/>
                                </a:ln>
                              </pic:spPr>
                            </pic:pic>
                          </a:graphicData>
                        </a:graphic>
                      </wp:inline>
                    </w:drawing>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hideMark/>
          </w:tcPr>
          <w:p w:rsidR="007A3021" w:rsidRPr="007A3021" w:rsidRDefault="007A3021" w:rsidP="007A3021">
            <w:pPr>
              <w:spacing w:after="0" w:line="240" w:lineRule="auto"/>
              <w:jc w:val="right"/>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hideMark/>
          </w:tcPr>
          <w:tbl>
            <w:tblPr>
              <w:tblW w:w="5000" w:type="pct"/>
              <w:tblCellSpacing w:w="30" w:type="dxa"/>
              <w:tblCellMar>
                <w:left w:w="0" w:type="dxa"/>
                <w:right w:w="0" w:type="dxa"/>
              </w:tblCellMar>
              <w:tblLook w:val="04A0"/>
            </w:tblPr>
            <w:tblGrid>
              <w:gridCol w:w="778"/>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hideMark/>
          </w:tcPr>
          <w:tbl>
            <w:tblPr>
              <w:tblW w:w="5000" w:type="pct"/>
              <w:tblCellSpacing w:w="30" w:type="dxa"/>
              <w:tblCellMar>
                <w:left w:w="0" w:type="dxa"/>
                <w:right w:w="0" w:type="dxa"/>
              </w:tblCellMar>
              <w:tblLook w:val="04A0"/>
            </w:tblPr>
            <w:tblGrid>
              <w:gridCol w:w="7726"/>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lang w:eastAsia="es-ES"/>
                    </w:rPr>
                    <w:t xml:space="preserve">    Que es efectivamente lo que buscábamos.-Sirve como veis para operaciones básicas (sumas, restas, multiplicación, división </w:t>
                  </w:r>
                  <w:proofErr w:type="gramStart"/>
                  <w:r w:rsidRPr="007A3021">
                    <w:rPr>
                      <w:rFonts w:ascii="Arial" w:eastAsia="Times New Roman" w:hAnsi="Arial" w:cs="Arial"/>
                      <w:color w:val="000000"/>
                      <w:sz w:val="20"/>
                      <w:lang w:eastAsia="es-ES"/>
                    </w:rPr>
                    <w:t>( /</w:t>
                  </w:r>
                  <w:proofErr w:type="gramEnd"/>
                  <w:r w:rsidRPr="007A3021">
                    <w:rPr>
                      <w:rFonts w:ascii="Arial" w:eastAsia="Times New Roman" w:hAnsi="Arial" w:cs="Arial"/>
                      <w:color w:val="000000"/>
                      <w:sz w:val="20"/>
                      <w:lang w:eastAsia="es-ES"/>
                    </w:rPr>
                    <w:t xml:space="preserve"> ), tantos por ciento ( % ), raíces cuadradas ( </w:t>
                  </w:r>
                  <w:proofErr w:type="spellStart"/>
                  <w:r w:rsidRPr="007A3021">
                    <w:rPr>
                      <w:rFonts w:ascii="Arial" w:eastAsia="Times New Roman" w:hAnsi="Arial" w:cs="Arial"/>
                      <w:color w:val="000000"/>
                      <w:sz w:val="20"/>
                      <w:lang w:eastAsia="es-ES"/>
                    </w:rPr>
                    <w:t>sqrt</w:t>
                  </w:r>
                  <w:proofErr w:type="spellEnd"/>
                  <w:r w:rsidRPr="007A3021">
                    <w:rPr>
                      <w:rFonts w:ascii="Arial" w:eastAsia="Times New Roman" w:hAnsi="Arial" w:cs="Arial"/>
                      <w:color w:val="000000"/>
                      <w:sz w:val="20"/>
                      <w:lang w:eastAsia="es-ES"/>
                    </w:rPr>
                    <w:t xml:space="preserve"> ) y quebrados ( 1/x ).</w:t>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Arial" w:eastAsia="Times New Roman" w:hAnsi="Arial" w:cs="Arial"/>
                      <w:b/>
                      <w:bCs/>
                      <w:color w:val="336699"/>
                      <w:sz w:val="20"/>
                      <w:szCs w:val="20"/>
                      <w:lang w:eastAsia="es-ES"/>
                    </w:rPr>
                    <w:t xml:space="preserve">   </w:t>
                  </w:r>
                  <w:r w:rsidRPr="007A3021">
                    <w:rPr>
                      <w:rFonts w:ascii="Arial" w:eastAsia="Times New Roman" w:hAnsi="Arial" w:cs="Arial"/>
                      <w:b/>
                      <w:bCs/>
                      <w:color w:val="336699"/>
                      <w:sz w:val="20"/>
                      <w:szCs w:val="20"/>
                      <w:u w:val="single"/>
                      <w:lang w:eastAsia="es-ES"/>
                    </w:rPr>
                    <w:t>Otra utilidad es "</w:t>
                  </w:r>
                  <w:proofErr w:type="spellStart"/>
                  <w:r w:rsidRPr="007A3021">
                    <w:rPr>
                      <w:rFonts w:ascii="Arial" w:eastAsia="Times New Roman" w:hAnsi="Arial" w:cs="Arial"/>
                      <w:b/>
                      <w:bCs/>
                      <w:color w:val="336699"/>
                      <w:sz w:val="20"/>
                      <w:szCs w:val="20"/>
                      <w:u w:val="single"/>
                      <w:lang w:eastAsia="es-ES"/>
                    </w:rPr>
                    <w:t>Paint</w:t>
                  </w:r>
                  <w:proofErr w:type="spellEnd"/>
                  <w:r w:rsidRPr="007A3021">
                    <w:rPr>
                      <w:rFonts w:ascii="Arial" w:eastAsia="Times New Roman" w:hAnsi="Arial" w:cs="Arial"/>
                      <w:b/>
                      <w:bCs/>
                      <w:color w:val="336699"/>
                      <w:sz w:val="20"/>
                      <w:szCs w:val="20"/>
                      <w:u w:val="single"/>
                      <w:lang w:eastAsia="es-ES"/>
                    </w:rPr>
                    <w:t>"</w:t>
                  </w:r>
                  <w:r w:rsidRPr="007A3021">
                    <w:rPr>
                      <w:rFonts w:ascii="Arial" w:eastAsia="Times New Roman" w:hAnsi="Arial" w:cs="Arial"/>
                      <w:b/>
                      <w:bCs/>
                      <w:color w:val="0033CC"/>
                      <w:sz w:val="20"/>
                      <w:u w:val="single"/>
                      <w:lang w:eastAsia="es-ES"/>
                    </w:rPr>
                    <w:t xml:space="preserve"> </w:t>
                  </w:r>
                  <w:r w:rsidRPr="007A3021">
                    <w:rPr>
                      <w:rFonts w:ascii="Arial" w:eastAsia="Times New Roman" w:hAnsi="Arial" w:cs="Arial"/>
                      <w:color w:val="000000"/>
                      <w:sz w:val="20"/>
                      <w:lang w:eastAsia="es-ES"/>
                    </w:rPr>
                    <w:t>que es un programita para dibujo, que viene muy bien para ciertas cosas (por ejemplo la mayoría de estas pantallas que os pongo para ayuda, son capturadas usando Copiar-Pegar con "</w:t>
                  </w:r>
                  <w:proofErr w:type="spellStart"/>
                  <w:r w:rsidRPr="007A3021">
                    <w:rPr>
                      <w:rFonts w:ascii="Arial" w:eastAsia="Times New Roman" w:hAnsi="Arial" w:cs="Arial"/>
                      <w:color w:val="000000"/>
                      <w:sz w:val="20"/>
                      <w:lang w:eastAsia="es-ES"/>
                    </w:rPr>
                    <w:t>Paint</w:t>
                  </w:r>
                  <w:proofErr w:type="spellEnd"/>
                  <w:r w:rsidRPr="007A3021">
                    <w:rPr>
                      <w:rFonts w:ascii="Arial" w:eastAsia="Times New Roman" w:hAnsi="Arial" w:cs="Arial"/>
                      <w:color w:val="000000"/>
                      <w:sz w:val="20"/>
                      <w:lang w:eastAsia="es-ES"/>
                    </w:rPr>
                    <w:t xml:space="preserve">"), y en él </w:t>
                  </w:r>
                  <w:proofErr w:type="spellStart"/>
                  <w:r w:rsidRPr="007A3021">
                    <w:rPr>
                      <w:rFonts w:ascii="Arial" w:eastAsia="Times New Roman" w:hAnsi="Arial" w:cs="Arial"/>
                      <w:color w:val="000000"/>
                      <w:sz w:val="20"/>
                      <w:lang w:eastAsia="es-ES"/>
                    </w:rPr>
                    <w:t>podreis</w:t>
                  </w:r>
                  <w:proofErr w:type="spellEnd"/>
                  <w:r w:rsidRPr="007A3021">
                    <w:rPr>
                      <w:rFonts w:ascii="Arial" w:eastAsia="Times New Roman" w:hAnsi="Arial" w:cs="Arial"/>
                      <w:color w:val="000000"/>
                      <w:sz w:val="20"/>
                      <w:lang w:eastAsia="es-ES"/>
                    </w:rPr>
                    <w:t xml:space="preserve"> hacer dibujos (círculo, cuadrado, de estilo libre, </w:t>
                  </w:r>
                  <w:proofErr w:type="spellStart"/>
                  <w:r w:rsidRPr="007A3021">
                    <w:rPr>
                      <w:rFonts w:ascii="Arial" w:eastAsia="Times New Roman" w:hAnsi="Arial" w:cs="Arial"/>
                      <w:color w:val="000000"/>
                      <w:sz w:val="20"/>
                      <w:lang w:eastAsia="es-ES"/>
                    </w:rPr>
                    <w:t>etc</w:t>
                  </w:r>
                  <w:proofErr w:type="spellEnd"/>
                  <w:r w:rsidRPr="007A3021">
                    <w:rPr>
                      <w:rFonts w:ascii="Arial" w:eastAsia="Times New Roman" w:hAnsi="Arial" w:cs="Arial"/>
                      <w:color w:val="000000"/>
                      <w:sz w:val="20"/>
                      <w:lang w:eastAsia="es-ES"/>
                    </w:rPr>
                    <w:t xml:space="preserve">) y además </w:t>
                  </w:r>
                  <w:proofErr w:type="spellStart"/>
                  <w:r w:rsidRPr="007A3021">
                    <w:rPr>
                      <w:rFonts w:ascii="Arial" w:eastAsia="Times New Roman" w:hAnsi="Arial" w:cs="Arial"/>
                      <w:color w:val="000000"/>
                      <w:sz w:val="20"/>
                      <w:lang w:eastAsia="es-ES"/>
                    </w:rPr>
                    <w:t>podreis</w:t>
                  </w:r>
                  <w:proofErr w:type="spellEnd"/>
                  <w:r w:rsidRPr="007A3021">
                    <w:rPr>
                      <w:rFonts w:ascii="Arial" w:eastAsia="Times New Roman" w:hAnsi="Arial" w:cs="Arial"/>
                      <w:color w:val="000000"/>
                      <w:sz w:val="20"/>
                      <w:lang w:eastAsia="es-ES"/>
                    </w:rPr>
                    <w:t xml:space="preserve"> capturar imágenes mediante Copiar y Pegar (copiando una imagen de otro sitio y pegándola en </w:t>
                  </w:r>
                  <w:proofErr w:type="spellStart"/>
                  <w:r w:rsidRPr="007A3021">
                    <w:rPr>
                      <w:rFonts w:ascii="Arial" w:eastAsia="Times New Roman" w:hAnsi="Arial" w:cs="Arial"/>
                      <w:color w:val="000000"/>
                      <w:sz w:val="20"/>
                      <w:lang w:eastAsia="es-ES"/>
                    </w:rPr>
                    <w:t>Paint</w:t>
                  </w:r>
                  <w:proofErr w:type="spellEnd"/>
                  <w:r w:rsidRPr="007A3021">
                    <w:rPr>
                      <w:rFonts w:ascii="Arial" w:eastAsia="Times New Roman" w:hAnsi="Arial" w:cs="Arial"/>
                      <w:color w:val="000000"/>
                      <w:sz w:val="20"/>
                      <w:lang w:eastAsia="es-ES"/>
                    </w:rPr>
                    <w:t xml:space="preserve">), imágenes que luego </w:t>
                  </w:r>
                  <w:proofErr w:type="spellStart"/>
                  <w:r w:rsidRPr="007A3021">
                    <w:rPr>
                      <w:rFonts w:ascii="Arial" w:eastAsia="Times New Roman" w:hAnsi="Arial" w:cs="Arial"/>
                      <w:color w:val="000000"/>
                      <w:sz w:val="20"/>
                      <w:lang w:eastAsia="es-ES"/>
                    </w:rPr>
                    <w:t>podeis</w:t>
                  </w:r>
                  <w:proofErr w:type="spellEnd"/>
                  <w:r w:rsidRPr="007A3021">
                    <w:rPr>
                      <w:rFonts w:ascii="Arial" w:eastAsia="Times New Roman" w:hAnsi="Arial" w:cs="Arial"/>
                      <w:color w:val="000000"/>
                      <w:sz w:val="20"/>
                      <w:lang w:eastAsia="es-ES"/>
                    </w:rPr>
                    <w:t xml:space="preserve"> recortar, etc.-La pena es que no pueda explicarlo también porque se me escapa del guión que previamente he preparado sobre este curso, el cual no puede llegar hasta ahí por las propias limitaciones que me he </w:t>
                  </w:r>
                  <w:r w:rsidRPr="007A3021">
                    <w:rPr>
                      <w:rFonts w:ascii="Arial" w:eastAsia="Times New Roman" w:hAnsi="Arial" w:cs="Arial"/>
                      <w:color w:val="000000"/>
                      <w:sz w:val="20"/>
                      <w:lang w:eastAsia="es-ES"/>
                    </w:rPr>
                    <w:lastRenderedPageBreak/>
                    <w:t xml:space="preserve">impuesto.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 </w:t>
                  </w:r>
                  <w:proofErr w:type="spellStart"/>
                  <w:r w:rsidRPr="007A3021">
                    <w:rPr>
                      <w:rFonts w:ascii="Arial" w:eastAsia="Times New Roman" w:hAnsi="Arial" w:cs="Arial"/>
                      <w:color w:val="000000"/>
                      <w:sz w:val="20"/>
                      <w:szCs w:val="20"/>
                      <w:lang w:eastAsia="es-ES"/>
                    </w:rPr>
                    <w:t>enfin</w:t>
                  </w:r>
                  <w:proofErr w:type="spellEnd"/>
                  <w:r w:rsidRPr="007A3021">
                    <w:rPr>
                      <w:rFonts w:ascii="Arial" w:eastAsia="Times New Roman" w:hAnsi="Arial" w:cs="Arial"/>
                      <w:color w:val="000000"/>
                      <w:sz w:val="20"/>
                      <w:szCs w:val="20"/>
                      <w:lang w:eastAsia="es-ES"/>
                    </w:rPr>
                    <w:t xml:space="preserve">, vemos al final el famoso </w:t>
                  </w:r>
                  <w:r w:rsidRPr="007A3021">
                    <w:rPr>
                      <w:rFonts w:ascii="Arial" w:eastAsia="Times New Roman" w:hAnsi="Arial" w:cs="Arial"/>
                      <w:b/>
                      <w:bCs/>
                      <w:color w:val="336699"/>
                      <w:sz w:val="20"/>
                      <w:szCs w:val="20"/>
                      <w:lang w:eastAsia="es-ES"/>
                    </w:rPr>
                    <w:t xml:space="preserve">Word </w:t>
                  </w:r>
                  <w:proofErr w:type="spellStart"/>
                  <w:r w:rsidRPr="007A3021">
                    <w:rPr>
                      <w:rFonts w:ascii="Arial" w:eastAsia="Times New Roman" w:hAnsi="Arial" w:cs="Arial"/>
                      <w:b/>
                      <w:bCs/>
                      <w:color w:val="336699"/>
                      <w:sz w:val="20"/>
                      <w:szCs w:val="20"/>
                      <w:lang w:eastAsia="es-ES"/>
                    </w:rPr>
                    <w:t>Pad</w:t>
                  </w:r>
                  <w:proofErr w:type="spellEnd"/>
                  <w:r w:rsidRPr="007A3021">
                    <w:rPr>
                      <w:rFonts w:ascii="Arial" w:eastAsia="Times New Roman" w:hAnsi="Arial" w:cs="Arial"/>
                      <w:color w:val="000000"/>
                      <w:sz w:val="20"/>
                      <w:szCs w:val="20"/>
                      <w:lang w:eastAsia="es-ES"/>
                    </w:rPr>
                    <w:t xml:space="preserve"> que ya usamos en una lección y que por tanto ya </w:t>
                  </w:r>
                  <w:proofErr w:type="spellStart"/>
                  <w:r w:rsidRPr="007A3021">
                    <w:rPr>
                      <w:rFonts w:ascii="Arial" w:eastAsia="Times New Roman" w:hAnsi="Arial" w:cs="Arial"/>
                      <w:color w:val="000000"/>
                      <w:sz w:val="20"/>
                      <w:szCs w:val="20"/>
                      <w:lang w:eastAsia="es-ES"/>
                    </w:rPr>
                    <w:t>conoceis</w:t>
                  </w:r>
                  <w:proofErr w:type="spellEnd"/>
                  <w:r w:rsidRPr="007A3021">
                    <w:rPr>
                      <w:rFonts w:ascii="Arial" w:eastAsia="Times New Roman" w:hAnsi="Arial" w:cs="Arial"/>
                      <w:color w:val="000000"/>
                      <w:sz w:val="20"/>
                      <w:szCs w:val="20"/>
                      <w:lang w:eastAsia="es-ES"/>
                    </w:rPr>
                    <w:t xml:space="preserve"> y </w:t>
                  </w:r>
                  <w:proofErr w:type="spellStart"/>
                  <w:r w:rsidRPr="007A3021">
                    <w:rPr>
                      <w:rFonts w:ascii="Arial" w:eastAsia="Times New Roman" w:hAnsi="Arial" w:cs="Arial"/>
                      <w:color w:val="000000"/>
                      <w:sz w:val="20"/>
                      <w:szCs w:val="20"/>
                      <w:lang w:eastAsia="es-ES"/>
                    </w:rPr>
                    <w:t>sabeis</w:t>
                  </w:r>
                  <w:proofErr w:type="spellEnd"/>
                  <w:r w:rsidRPr="007A3021">
                    <w:rPr>
                      <w:rFonts w:ascii="Arial" w:eastAsia="Times New Roman" w:hAnsi="Arial" w:cs="Arial"/>
                      <w:color w:val="000000"/>
                      <w:sz w:val="20"/>
                      <w:szCs w:val="20"/>
                      <w:lang w:eastAsia="es-ES"/>
                    </w:rPr>
                    <w:t xml:space="preserve"> usar a estas alturas, por lo que no incido más sobre él. </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Finalmente decir que si has entrado en el "</w:t>
                  </w:r>
                  <w:r w:rsidRPr="007A3021">
                    <w:rPr>
                      <w:rFonts w:ascii="Arial" w:eastAsia="Times New Roman" w:hAnsi="Arial" w:cs="Arial"/>
                      <w:i/>
                      <w:iCs/>
                      <w:color w:val="000000"/>
                      <w:sz w:val="20"/>
                      <w:szCs w:val="20"/>
                      <w:lang w:eastAsia="es-ES"/>
                    </w:rPr>
                    <w:t>Inicio-Programas-Accesorios</w:t>
                  </w:r>
                  <w:r w:rsidRPr="007A3021">
                    <w:rPr>
                      <w:rFonts w:ascii="Arial" w:eastAsia="Times New Roman" w:hAnsi="Arial" w:cs="Arial"/>
                      <w:color w:val="000000"/>
                      <w:sz w:val="20"/>
                      <w:szCs w:val="20"/>
                      <w:lang w:eastAsia="es-ES"/>
                    </w:rPr>
                    <w:t>" pero no deseas picar (arrancar) ninguno de los programas, puedes salirte de los diversos menús desplegados simplemente picando con botón izquierdo en cualquier parte fuera de dichos menús.</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vAlign w:val="center"/>
            <w:hideMark/>
          </w:tcPr>
          <w:p w:rsidR="007A3021" w:rsidRPr="007A3021" w:rsidRDefault="007A3021" w:rsidP="007A3021">
            <w:pPr>
              <w:spacing w:after="0" w:line="240" w:lineRule="auto"/>
              <w:rPr>
                <w:rFonts w:ascii="Times New Roman" w:eastAsia="Times New Roman" w:hAnsi="Times New Roman" w:cs="Times New Roman"/>
                <w:sz w:val="20"/>
                <w:szCs w:val="20"/>
                <w:lang w:eastAsia="es-ES"/>
              </w:rPr>
            </w:pPr>
          </w:p>
        </w:tc>
      </w:tr>
    </w:tbl>
    <w:p w:rsidR="007A3021" w:rsidRDefault="007A3021"/>
    <w:tbl>
      <w:tblPr>
        <w:tblW w:w="5000" w:type="pct"/>
        <w:tblCellSpacing w:w="0" w:type="dxa"/>
        <w:tblCellMar>
          <w:left w:w="0" w:type="dxa"/>
          <w:right w:w="0" w:type="dxa"/>
        </w:tblCellMar>
        <w:tblLook w:val="04A0"/>
      </w:tblPr>
      <w:tblGrid>
        <w:gridCol w:w="798"/>
        <w:gridCol w:w="12"/>
        <w:gridCol w:w="7694"/>
      </w:tblGrid>
      <w:tr w:rsidR="007A3021" w:rsidRPr="007A3021">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7A3021" w:rsidRPr="007A3021">
              <w:trPr>
                <w:tblCellSpacing w:w="0" w:type="dxa"/>
              </w:trPr>
              <w:tc>
                <w:tcPr>
                  <w:tcW w:w="3800" w:type="pct"/>
                  <w:hideMark/>
                </w:tcPr>
                <w:tbl>
                  <w:tblPr>
                    <w:tblW w:w="5000" w:type="pct"/>
                    <w:tblCellSpacing w:w="0" w:type="dxa"/>
                    <w:tblCellMar>
                      <w:left w:w="0" w:type="dxa"/>
                      <w:right w:w="0" w:type="dxa"/>
                    </w:tblCellMar>
                    <w:tblLook w:val="04A0"/>
                  </w:tblPr>
                  <w:tblGrid>
                    <w:gridCol w:w="3657"/>
                    <w:gridCol w:w="4847"/>
                  </w:tblGrid>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i/>
                                  <w:iCs/>
                                  <w:color w:val="000000"/>
                                  <w:sz w:val="20"/>
                                  <w:szCs w:val="20"/>
                                  <w:lang w:eastAsia="es-ES"/>
                                </w:rPr>
                                <w:t xml:space="preserve">Una herramienta importante de Windows </w:t>
                              </w:r>
                              <w:r w:rsidRPr="007A3021">
                                <w:rPr>
                                  <w:rFonts w:ascii="Arial" w:eastAsia="Times New Roman" w:hAnsi="Arial" w:cs="Arial"/>
                                  <w:color w:val="000000"/>
                                  <w:sz w:val="20"/>
                                  <w:szCs w:val="20"/>
                                  <w:lang w:eastAsia="es-ES"/>
                                </w:rPr>
                                <w:t xml:space="preserve">que nos puede solucionar más de un problema, </w:t>
                              </w:r>
                              <w:r w:rsidRPr="007A3021">
                                <w:rPr>
                                  <w:rFonts w:ascii="Arial" w:eastAsia="Times New Roman" w:hAnsi="Arial" w:cs="Arial"/>
                                  <w:i/>
                                  <w:iCs/>
                                  <w:color w:val="000000"/>
                                  <w:sz w:val="20"/>
                                  <w:szCs w:val="20"/>
                                  <w:lang w:eastAsia="es-ES"/>
                                </w:rPr>
                                <w:t>es la de "</w:t>
                              </w:r>
                              <w:r w:rsidRPr="007A3021">
                                <w:rPr>
                                  <w:rFonts w:ascii="Arial" w:eastAsia="Times New Roman" w:hAnsi="Arial" w:cs="Arial"/>
                                  <w:b/>
                                  <w:bCs/>
                                  <w:i/>
                                  <w:iCs/>
                                  <w:color w:val="000000"/>
                                  <w:sz w:val="20"/>
                                  <w:szCs w:val="20"/>
                                  <w:lang w:eastAsia="es-ES"/>
                                </w:rPr>
                                <w:t>Buscar</w:t>
                              </w:r>
                              <w:r w:rsidRPr="007A3021">
                                <w:rPr>
                                  <w:rFonts w:ascii="Arial" w:eastAsia="Times New Roman" w:hAnsi="Arial" w:cs="Arial"/>
                                  <w:i/>
                                  <w:iCs/>
                                  <w:color w:val="000000"/>
                                  <w:sz w:val="20"/>
                                  <w:szCs w:val="20"/>
                                  <w:lang w:eastAsia="es-ES"/>
                                </w:rPr>
                                <w:t xml:space="preserve">" </w:t>
                              </w:r>
                              <w:r w:rsidRPr="007A3021">
                                <w:rPr>
                                  <w:rFonts w:ascii="Arial" w:eastAsia="Times New Roman" w:hAnsi="Arial" w:cs="Arial"/>
                                  <w:color w:val="000000"/>
                                  <w:sz w:val="20"/>
                                  <w:szCs w:val="20"/>
                                  <w:lang w:eastAsia="es-ES"/>
                                </w:rPr>
                                <w:t xml:space="preserve">ya que como su nombre indica nos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a ayudar en un momento determinado a encontrar algo que sabemos está en la serie de carpetas que tengamos, pero no somos capaces de encontrarlo (tened en cuenta que una persona que use frecuentemente el </w:t>
                              </w:r>
                              <w:proofErr w:type="spellStart"/>
                              <w:r w:rsidRPr="007A3021">
                                <w:rPr>
                                  <w:rFonts w:ascii="Arial" w:eastAsia="Times New Roman" w:hAnsi="Arial" w:cs="Arial"/>
                                  <w:color w:val="000000"/>
                                  <w:sz w:val="20"/>
                                  <w:szCs w:val="20"/>
                                  <w:lang w:eastAsia="es-ES"/>
                                </w:rPr>
                                <w:t>Pc.</w:t>
                              </w:r>
                              <w:proofErr w:type="spellEnd"/>
                              <w:r w:rsidRPr="007A3021">
                                <w:rPr>
                                  <w:rFonts w:ascii="Arial" w:eastAsia="Times New Roman" w:hAnsi="Arial" w:cs="Arial"/>
                                  <w:color w:val="000000"/>
                                  <w:sz w:val="20"/>
                                  <w:szCs w:val="20"/>
                                  <w:lang w:eastAsia="es-ES"/>
                                </w:rPr>
                                <w:t xml:space="preserve"> estará continuamente introduciendo archivos, borrándolos, cambiándolos de sitio..., con lo cual puede llegar el día en que si no es muy ordenado le cueste encontrar algo; será en este caso cuando habrá que acudir a esta </w:t>
                              </w:r>
                              <w:r w:rsidRPr="007A3021">
                                <w:rPr>
                                  <w:rFonts w:ascii="Arial" w:eastAsia="Times New Roman" w:hAnsi="Arial" w:cs="Arial"/>
                                  <w:b/>
                                  <w:bCs/>
                                  <w:color w:val="336699"/>
                                  <w:sz w:val="20"/>
                                  <w:szCs w:val="20"/>
                                  <w:lang w:eastAsia="es-ES"/>
                                </w:rPr>
                                <w:t xml:space="preserve">opción de "Buscar" para que nos diga con seguridad si lo que buscamos está o no en el </w:t>
                              </w:r>
                              <w:proofErr w:type="spellStart"/>
                              <w:r w:rsidRPr="007A3021">
                                <w:rPr>
                                  <w:rFonts w:ascii="Arial" w:eastAsia="Times New Roman" w:hAnsi="Arial" w:cs="Arial"/>
                                  <w:b/>
                                  <w:bCs/>
                                  <w:color w:val="336699"/>
                                  <w:sz w:val="20"/>
                                  <w:szCs w:val="20"/>
                                  <w:lang w:eastAsia="es-ES"/>
                                </w:rPr>
                                <w:t>Pc.</w:t>
                              </w:r>
                              <w:proofErr w:type="spellEnd"/>
                              <w:r w:rsidRPr="007A3021">
                                <w:rPr>
                                  <w:rFonts w:ascii="Arial" w:eastAsia="Times New Roman" w:hAnsi="Arial" w:cs="Arial"/>
                                  <w:color w:val="000000"/>
                                  <w:sz w:val="20"/>
                                  <w:szCs w:val="20"/>
                                  <w:lang w:eastAsia="es-ES"/>
                                </w:rPr>
                                <w:t xml:space="preserve"> </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xml:space="preserve">   Por ejemplo, imaginar que nosotros el día de mañana seguimos trabajando con el ordenador, y al cabo de unos meses nos acordamos que empezamos un curso en </w:t>
                              </w:r>
                              <w:proofErr w:type="spellStart"/>
                              <w:r w:rsidRPr="007A3021">
                                <w:rPr>
                                  <w:rFonts w:ascii="Arial" w:eastAsia="Times New Roman" w:hAnsi="Arial" w:cs="Arial"/>
                                  <w:color w:val="000000"/>
                                  <w:sz w:val="20"/>
                                  <w:szCs w:val="20"/>
                                  <w:lang w:eastAsia="es-ES"/>
                                </w:rPr>
                                <w:t>Mailxmail</w:t>
                              </w:r>
                              <w:proofErr w:type="spellEnd"/>
                              <w:r w:rsidRPr="007A3021">
                                <w:rPr>
                                  <w:rFonts w:ascii="Arial" w:eastAsia="Times New Roman" w:hAnsi="Arial" w:cs="Arial"/>
                                  <w:color w:val="000000"/>
                                  <w:sz w:val="20"/>
                                  <w:szCs w:val="20"/>
                                  <w:lang w:eastAsia="es-ES"/>
                                </w:rPr>
                                <w:t xml:space="preserve"> con un profesor que era un poco pesado, pero </w:t>
                              </w:r>
                              <w:proofErr w:type="spellStart"/>
                              <w:r w:rsidRPr="007A3021">
                                <w:rPr>
                                  <w:rFonts w:ascii="Arial" w:eastAsia="Times New Roman" w:hAnsi="Arial" w:cs="Arial"/>
                                  <w:color w:val="000000"/>
                                  <w:sz w:val="20"/>
                                  <w:szCs w:val="20"/>
                                  <w:lang w:eastAsia="es-ES"/>
                                </w:rPr>
                                <w:t>quereis</w:t>
                              </w:r>
                              <w:proofErr w:type="spellEnd"/>
                              <w:r w:rsidRPr="007A3021">
                                <w:rPr>
                                  <w:rFonts w:ascii="Arial" w:eastAsia="Times New Roman" w:hAnsi="Arial" w:cs="Arial"/>
                                  <w:color w:val="000000"/>
                                  <w:sz w:val="20"/>
                                  <w:szCs w:val="20"/>
                                  <w:lang w:eastAsia="es-ES"/>
                                </w:rPr>
                                <w:t xml:space="preserve"> encontrar el primer fichero que creasteis, ahora bien ¿y </w:t>
                              </w:r>
                              <w:proofErr w:type="spellStart"/>
                              <w:r w:rsidRPr="007A3021">
                                <w:rPr>
                                  <w:rFonts w:ascii="Arial" w:eastAsia="Times New Roman" w:hAnsi="Arial" w:cs="Arial"/>
                                  <w:color w:val="000000"/>
                                  <w:sz w:val="20"/>
                                  <w:szCs w:val="20"/>
                                  <w:lang w:eastAsia="es-ES"/>
                                </w:rPr>
                                <w:t>donde</w:t>
                              </w:r>
                              <w:proofErr w:type="spellEnd"/>
                              <w:r w:rsidRPr="007A3021">
                                <w:rPr>
                                  <w:rFonts w:ascii="Arial" w:eastAsia="Times New Roman" w:hAnsi="Arial" w:cs="Arial"/>
                                  <w:color w:val="000000"/>
                                  <w:sz w:val="20"/>
                                  <w:szCs w:val="20"/>
                                  <w:lang w:eastAsia="es-ES"/>
                                </w:rPr>
                                <w:t xml:space="preserve"> estará?, pero os </w:t>
                              </w:r>
                              <w:proofErr w:type="spellStart"/>
                              <w:r w:rsidRPr="007A3021">
                                <w:rPr>
                                  <w:rFonts w:ascii="Arial" w:eastAsia="Times New Roman" w:hAnsi="Arial" w:cs="Arial"/>
                                  <w:color w:val="000000"/>
                                  <w:sz w:val="20"/>
                                  <w:szCs w:val="20"/>
                                  <w:lang w:eastAsia="es-ES"/>
                                </w:rPr>
                                <w:t>acordais</w:t>
                              </w:r>
                              <w:proofErr w:type="spellEnd"/>
                              <w:r w:rsidRPr="007A3021">
                                <w:rPr>
                                  <w:rFonts w:ascii="Arial" w:eastAsia="Times New Roman" w:hAnsi="Arial" w:cs="Arial"/>
                                  <w:color w:val="000000"/>
                                  <w:sz w:val="20"/>
                                  <w:szCs w:val="20"/>
                                  <w:lang w:eastAsia="es-ES"/>
                                </w:rPr>
                                <w:t xml:space="preserve"> que una vez os habló de una herramienta, así que vais hasta ella </w:t>
                              </w:r>
                              <w:r w:rsidRPr="007A3021">
                                <w:rPr>
                                  <w:rFonts w:ascii="Arial" w:eastAsia="Times New Roman" w:hAnsi="Arial" w:cs="Arial"/>
                                  <w:i/>
                                  <w:iCs/>
                                  <w:color w:val="000000"/>
                                  <w:sz w:val="20"/>
                                  <w:szCs w:val="20"/>
                                  <w:lang w:eastAsia="es-ES"/>
                                </w:rPr>
                                <w:t xml:space="preserve">picando con botón izquierdo en "Inicio" </w:t>
                              </w:r>
                              <w:r w:rsidRPr="007A3021">
                                <w:rPr>
                                  <w:rFonts w:ascii="Arial" w:eastAsia="Times New Roman" w:hAnsi="Arial" w:cs="Arial"/>
                                  <w:color w:val="000000"/>
                                  <w:sz w:val="20"/>
                                  <w:szCs w:val="20"/>
                                  <w:lang w:eastAsia="es-ES"/>
                                </w:rPr>
                                <w:t>, que está abajo a la izquierda del Escritorio, y sale:</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2150" w:type="pct"/>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c>
                      <w:tcPr>
                        <w:tcW w:w="2850" w:type="pct"/>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Pr>
                                  <w:rFonts w:ascii="Arial" w:eastAsia="Times New Roman" w:hAnsi="Arial" w:cs="Arial"/>
                                  <w:noProof/>
                                  <w:color w:val="A2B5C8"/>
                                  <w:sz w:val="36"/>
                                  <w:szCs w:val="36"/>
                                  <w:lang w:eastAsia="es-ES"/>
                                </w:rPr>
                                <w:drawing>
                                  <wp:inline distT="0" distB="0" distL="0" distR="0">
                                    <wp:extent cx="3143250" cy="4124325"/>
                                    <wp:effectExtent l="19050" t="0" r="0" b="0"/>
                                    <wp:docPr id="699" name="Imagen 699" descr="http://www.deseoaprender.com/LeccInfBasica/InfBasicaLecc20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www.deseoaprender.com/LeccInfBasica/InfBasicaLecc20_clip_image001.gif"/>
                                            <pic:cNvPicPr>
                                              <a:picLocks noChangeAspect="1" noChangeArrowheads="1"/>
                                            </pic:cNvPicPr>
                                          </pic:nvPicPr>
                                          <pic:blipFill>
                                            <a:blip r:embed="rId111"/>
                                            <a:srcRect/>
                                            <a:stretch>
                                              <a:fillRect/>
                                            </a:stretch>
                                          </pic:blipFill>
                                          <pic:spPr bwMode="auto">
                                            <a:xfrm>
                                              <a:off x="0" y="0"/>
                                              <a:ext cx="3143250" cy="4124325"/>
                                            </a:xfrm>
                                            <a:prstGeom prst="rect">
                                              <a:avLst/>
                                            </a:prstGeom>
                                            <a:noFill/>
                                            <a:ln w="9525">
                                              <a:noFill/>
                                              <a:miter lim="800000"/>
                                              <a:headEnd/>
                                              <a:tailEnd/>
                                            </a:ln>
                                          </pic:spPr>
                                        </pic:pic>
                                      </a:graphicData>
                                    </a:graphic>
                                  </wp:inline>
                                </w:drawing>
                              </w:r>
                              <w:r w:rsidRPr="007A3021">
                                <w:rPr>
                                  <w:rFonts w:ascii="Arial" w:eastAsia="Times New Roman" w:hAnsi="Arial" w:cs="Arial"/>
                                  <w:color w:val="000000"/>
                                  <w:sz w:val="20"/>
                                  <w:lang w:eastAsia="es-ES"/>
                                </w:rPr>
                                <w:t>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Veis que existe la </w:t>
                  </w:r>
                  <w:r w:rsidRPr="007A3021">
                    <w:rPr>
                      <w:rFonts w:ascii="Arial" w:eastAsia="Times New Roman" w:hAnsi="Arial" w:cs="Arial"/>
                      <w:i/>
                      <w:iCs/>
                      <w:color w:val="000000"/>
                      <w:sz w:val="20"/>
                      <w:szCs w:val="20"/>
                      <w:lang w:eastAsia="es-ES"/>
                    </w:rPr>
                    <w:t xml:space="preserve">opción "Buscar" </w:t>
                  </w:r>
                  <w:r w:rsidRPr="007A3021">
                    <w:rPr>
                      <w:rFonts w:ascii="Arial" w:eastAsia="Times New Roman" w:hAnsi="Arial" w:cs="Arial"/>
                      <w:color w:val="000000"/>
                      <w:sz w:val="20"/>
                      <w:szCs w:val="20"/>
                      <w:lang w:eastAsia="es-ES"/>
                    </w:rPr>
                    <w:t xml:space="preserve">con una punta de flecha negra a su derecha, así que </w:t>
                  </w:r>
                  <w:r w:rsidRPr="007A3021">
                    <w:rPr>
                      <w:rFonts w:ascii="Arial" w:eastAsia="Times New Roman" w:hAnsi="Arial" w:cs="Arial"/>
                      <w:color w:val="000000"/>
                      <w:sz w:val="20"/>
                      <w:szCs w:val="20"/>
                      <w:lang w:eastAsia="es-ES"/>
                    </w:rPr>
                    <w:lastRenderedPageBreak/>
                    <w:t xml:space="preserve">simplemente os </w:t>
                  </w:r>
                  <w:proofErr w:type="spellStart"/>
                  <w:r w:rsidRPr="007A3021">
                    <w:rPr>
                      <w:rFonts w:ascii="Arial" w:eastAsia="Times New Roman" w:hAnsi="Arial" w:cs="Arial"/>
                      <w:color w:val="000000"/>
                      <w:sz w:val="20"/>
                      <w:szCs w:val="20"/>
                      <w:lang w:eastAsia="es-ES"/>
                    </w:rPr>
                    <w:t>colocais</w:t>
                  </w:r>
                  <w:proofErr w:type="spellEnd"/>
                  <w:r w:rsidRPr="007A3021">
                    <w:rPr>
                      <w:rFonts w:ascii="Arial" w:eastAsia="Times New Roman" w:hAnsi="Arial" w:cs="Arial"/>
                      <w:color w:val="000000"/>
                      <w:sz w:val="20"/>
                      <w:szCs w:val="20"/>
                      <w:lang w:eastAsia="es-ES"/>
                    </w:rPr>
                    <w:t xml:space="preserve"> sobre ella con el puntero, y saldrá:</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w:t>
                  </w:r>
                  <w:r>
                    <w:rPr>
                      <w:rFonts w:ascii="Arial" w:eastAsia="Times New Roman" w:hAnsi="Arial" w:cs="Arial"/>
                      <w:noProof/>
                      <w:color w:val="000000"/>
                      <w:sz w:val="20"/>
                      <w:szCs w:val="20"/>
                      <w:lang w:eastAsia="es-ES"/>
                    </w:rPr>
                    <w:drawing>
                      <wp:inline distT="0" distB="0" distL="0" distR="0">
                        <wp:extent cx="4657725" cy="1962150"/>
                        <wp:effectExtent l="19050" t="0" r="9525" b="0"/>
                        <wp:docPr id="700" name="Imagen 700" descr="http://www.deseoaprender.com/LeccInfBasica/InfBasicaLecc20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www.deseoaprender.com/LeccInfBasica/InfBasicaLecc20_clip_image002.jpg"/>
                                <pic:cNvPicPr>
                                  <a:picLocks noChangeAspect="1" noChangeArrowheads="1"/>
                                </pic:cNvPicPr>
                              </pic:nvPicPr>
                              <pic:blipFill>
                                <a:blip r:embed="rId213"/>
                                <a:srcRect/>
                                <a:stretch>
                                  <a:fillRect/>
                                </a:stretch>
                              </pic:blipFill>
                              <pic:spPr bwMode="auto">
                                <a:xfrm>
                                  <a:off x="0" y="0"/>
                                  <a:ext cx="4657725" cy="1962150"/>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 aquí </w:t>
                  </w:r>
                  <w:proofErr w:type="spellStart"/>
                  <w:r w:rsidRPr="007A3021">
                    <w:rPr>
                      <w:rFonts w:ascii="Arial" w:eastAsia="Times New Roman" w:hAnsi="Arial" w:cs="Arial"/>
                      <w:color w:val="000000"/>
                      <w:sz w:val="20"/>
                      <w:szCs w:val="20"/>
                      <w:lang w:eastAsia="es-ES"/>
                    </w:rPr>
                    <w:t>debeis</w:t>
                  </w:r>
                  <w:proofErr w:type="spellEnd"/>
                  <w:r w:rsidRPr="007A3021">
                    <w:rPr>
                      <w:rFonts w:ascii="Arial" w:eastAsia="Times New Roman" w:hAnsi="Arial" w:cs="Arial"/>
                      <w:color w:val="000000"/>
                      <w:sz w:val="20"/>
                      <w:szCs w:val="20"/>
                      <w:lang w:eastAsia="es-ES"/>
                    </w:rPr>
                    <w:t xml:space="preserve"> picar en la </w:t>
                  </w:r>
                  <w:r w:rsidRPr="007A3021">
                    <w:rPr>
                      <w:rFonts w:ascii="Arial" w:eastAsia="Times New Roman" w:hAnsi="Arial" w:cs="Arial"/>
                      <w:i/>
                      <w:iCs/>
                      <w:color w:val="000000"/>
                      <w:sz w:val="20"/>
                      <w:szCs w:val="20"/>
                      <w:lang w:eastAsia="es-ES"/>
                    </w:rPr>
                    <w:t>opción "</w:t>
                  </w:r>
                  <w:r w:rsidRPr="007A3021">
                    <w:rPr>
                      <w:rFonts w:ascii="Arial" w:eastAsia="Times New Roman" w:hAnsi="Arial" w:cs="Arial"/>
                      <w:b/>
                      <w:bCs/>
                      <w:i/>
                      <w:iCs/>
                      <w:color w:val="336699"/>
                      <w:sz w:val="20"/>
                      <w:szCs w:val="20"/>
                      <w:lang w:eastAsia="es-ES"/>
                    </w:rPr>
                    <w:t>Archivos o carpetas...</w:t>
                  </w:r>
                  <w:r w:rsidRPr="007A3021">
                    <w:rPr>
                      <w:rFonts w:ascii="Arial" w:eastAsia="Times New Roman" w:hAnsi="Arial" w:cs="Arial"/>
                      <w:i/>
                      <w:iCs/>
                      <w:color w:val="000000"/>
                      <w:sz w:val="20"/>
                      <w:szCs w:val="20"/>
                      <w:lang w:eastAsia="es-ES"/>
                    </w:rPr>
                    <w:t xml:space="preserve">" </w:t>
                  </w:r>
                  <w:r w:rsidRPr="007A3021">
                    <w:rPr>
                      <w:rFonts w:ascii="Arial" w:eastAsia="Times New Roman" w:hAnsi="Arial" w:cs="Arial"/>
                      <w:color w:val="000000"/>
                      <w:sz w:val="20"/>
                      <w:szCs w:val="20"/>
                      <w:lang w:eastAsia="es-ES"/>
                    </w:rPr>
                    <w:t>para que os muestre:</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w:t>
                  </w:r>
                  <w:r>
                    <w:rPr>
                      <w:rFonts w:ascii="Arial" w:eastAsia="Times New Roman" w:hAnsi="Arial" w:cs="Arial"/>
                      <w:noProof/>
                      <w:color w:val="000000"/>
                      <w:sz w:val="20"/>
                      <w:szCs w:val="20"/>
                      <w:lang w:eastAsia="es-ES"/>
                    </w:rPr>
                    <w:drawing>
                      <wp:inline distT="0" distB="0" distL="0" distR="0">
                        <wp:extent cx="5438775" cy="4438650"/>
                        <wp:effectExtent l="19050" t="0" r="9525" b="0"/>
                        <wp:docPr id="701" name="Imagen 701" descr="http://www.deseoaprender.com/LeccInfBasica/InfBasicaLecc20_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http://www.deseoaprender.com/LeccInfBasica/InfBasicaLecc20_clip_image003.jpg"/>
                                <pic:cNvPicPr>
                                  <a:picLocks noChangeAspect="1" noChangeArrowheads="1"/>
                                </pic:cNvPicPr>
                              </pic:nvPicPr>
                              <pic:blipFill>
                                <a:blip r:embed="rId214"/>
                                <a:srcRect/>
                                <a:stretch>
                                  <a:fillRect/>
                                </a:stretch>
                              </pic:blipFill>
                              <pic:spPr bwMode="auto">
                                <a:xfrm>
                                  <a:off x="0" y="0"/>
                                  <a:ext cx="5438775" cy="4438650"/>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Puede diferir algo, ya que dependerá del </w:t>
                  </w:r>
                  <w:proofErr w:type="spellStart"/>
                  <w:r w:rsidRPr="007A3021">
                    <w:rPr>
                      <w:rFonts w:ascii="Arial" w:eastAsia="Times New Roman" w:hAnsi="Arial" w:cs="Arial"/>
                      <w:color w:val="000000"/>
                      <w:sz w:val="20"/>
                      <w:szCs w:val="20"/>
                      <w:lang w:eastAsia="es-ES"/>
                    </w:rPr>
                    <w:t>s.operativo</w:t>
                  </w:r>
                  <w:proofErr w:type="spellEnd"/>
                  <w:r w:rsidRPr="007A3021">
                    <w:rPr>
                      <w:rFonts w:ascii="Arial" w:eastAsia="Times New Roman" w:hAnsi="Arial" w:cs="Arial"/>
                      <w:color w:val="000000"/>
                      <w:sz w:val="20"/>
                      <w:szCs w:val="20"/>
                      <w:lang w:eastAsia="es-ES"/>
                    </w:rPr>
                    <w:t xml:space="preserve">, etc. pero más o menos es lo mismo; bien, aquí tenemos que decirle que </w:t>
                  </w:r>
                  <w:r w:rsidRPr="007A3021">
                    <w:rPr>
                      <w:rFonts w:ascii="Arial" w:eastAsia="Times New Roman" w:hAnsi="Arial" w:cs="Arial"/>
                      <w:i/>
                      <w:iCs/>
                      <w:color w:val="000000"/>
                      <w:sz w:val="20"/>
                      <w:szCs w:val="20"/>
                      <w:lang w:eastAsia="es-ES"/>
                    </w:rPr>
                    <w:t>"</w:t>
                  </w:r>
                  <w:r w:rsidRPr="007A3021">
                    <w:rPr>
                      <w:rFonts w:ascii="Arial" w:eastAsia="Times New Roman" w:hAnsi="Arial" w:cs="Arial"/>
                      <w:b/>
                      <w:bCs/>
                      <w:i/>
                      <w:iCs/>
                      <w:color w:val="336699"/>
                      <w:sz w:val="20"/>
                      <w:szCs w:val="20"/>
                      <w:lang w:eastAsia="es-ES"/>
                    </w:rPr>
                    <w:t>todos los archivos o carpetas</w:t>
                  </w:r>
                  <w:r w:rsidRPr="007A3021">
                    <w:rPr>
                      <w:rFonts w:ascii="Arial" w:eastAsia="Times New Roman" w:hAnsi="Arial" w:cs="Arial"/>
                      <w:i/>
                      <w:iCs/>
                      <w:color w:val="000000"/>
                      <w:sz w:val="20"/>
                      <w:szCs w:val="20"/>
                      <w:lang w:eastAsia="es-ES"/>
                    </w:rPr>
                    <w:t xml:space="preserve">" </w:t>
                  </w:r>
                  <w:r w:rsidRPr="007A3021">
                    <w:rPr>
                      <w:rFonts w:ascii="Arial" w:eastAsia="Times New Roman" w:hAnsi="Arial" w:cs="Arial"/>
                      <w:color w:val="000000"/>
                      <w:sz w:val="20"/>
                      <w:szCs w:val="20"/>
                      <w:lang w:eastAsia="es-ES"/>
                    </w:rPr>
                    <w:t>pues eso es lo que vamos a buscar, así que picamos sobre esta y sale:</w:t>
                  </w:r>
                </w:p>
              </w:tc>
            </w:tr>
            <w:tr w:rsidR="007A3021" w:rsidRPr="007A3021">
              <w:trPr>
                <w:tblCellSpacing w:w="30" w:type="dxa"/>
              </w:trPr>
              <w:tc>
                <w:tcPr>
                  <w:tcW w:w="0" w:type="auto"/>
                  <w:vAlign w:val="center"/>
                  <w:hideMark/>
                </w:tcPr>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Arial" w:eastAsia="Times New Roman" w:hAnsi="Arial" w:cs="Arial"/>
                      <w:noProof/>
                      <w:color w:val="000033"/>
                      <w:sz w:val="20"/>
                      <w:szCs w:val="20"/>
                      <w:lang w:eastAsia="es-ES"/>
                    </w:rPr>
                    <w:lastRenderedPageBreak/>
                    <w:drawing>
                      <wp:inline distT="0" distB="0" distL="0" distR="0">
                        <wp:extent cx="2000250" cy="4676775"/>
                        <wp:effectExtent l="19050" t="0" r="0" b="0"/>
                        <wp:docPr id="702" name="Imagen 702" descr="http://www.deseoaprender.com/LeccInfBasica/InfBasicaLecc20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www.deseoaprender.com/LeccInfBasica/InfBasicaLecc20_clip_image004.jpg"/>
                                <pic:cNvPicPr>
                                  <a:picLocks noChangeAspect="1" noChangeArrowheads="1"/>
                                </pic:cNvPicPr>
                              </pic:nvPicPr>
                              <pic:blipFill>
                                <a:blip r:embed="rId215"/>
                                <a:srcRect/>
                                <a:stretch>
                                  <a:fillRect/>
                                </a:stretch>
                              </pic:blipFill>
                              <pic:spPr bwMode="auto">
                                <a:xfrm>
                                  <a:off x="0" y="0"/>
                                  <a:ext cx="2000250" cy="4676775"/>
                                </a:xfrm>
                                <a:prstGeom prst="rect">
                                  <a:avLst/>
                                </a:prstGeom>
                                <a:noFill/>
                                <a:ln w="9525">
                                  <a:noFill/>
                                  <a:miter lim="800000"/>
                                  <a:headEnd/>
                                  <a:tailEnd/>
                                </a:ln>
                              </pic:spPr>
                            </pic:pic>
                          </a:graphicData>
                        </a:graphic>
                      </wp:inline>
                    </w:drawing>
                  </w:r>
                  <w:r w:rsidRPr="007A3021">
                    <w:rPr>
                      <w:rFonts w:ascii="Arial" w:eastAsia="Times New Roman" w:hAnsi="Arial" w:cs="Arial"/>
                      <w:color w:val="000033"/>
                      <w:sz w:val="18"/>
                      <w:szCs w:val="18"/>
                      <w:lang w:eastAsia="es-ES"/>
                    </w:rPr>
                    <w:br/>
                  </w:r>
                  <w:r w:rsidRPr="007A3021">
                    <w:rPr>
                      <w:rFonts w:ascii="Arial" w:eastAsia="Times New Roman" w:hAnsi="Arial" w:cs="Arial"/>
                      <w:color w:val="FFFFFF"/>
                      <w:sz w:val="18"/>
                      <w:lang w:eastAsia="es-ES"/>
                    </w:rPr>
                    <w:t>-</w:t>
                  </w:r>
                </w:p>
              </w:tc>
            </w:tr>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Tendremos que decirle primero que busque en la partición D: (pues recordad que aquí es donde trabajamos), para ello en la ventanita "</w:t>
                  </w:r>
                  <w:r w:rsidRPr="007A3021">
                    <w:rPr>
                      <w:rFonts w:ascii="Arial" w:eastAsia="Times New Roman" w:hAnsi="Arial" w:cs="Arial"/>
                      <w:b/>
                      <w:bCs/>
                      <w:color w:val="336699"/>
                      <w:sz w:val="20"/>
                      <w:szCs w:val="20"/>
                      <w:lang w:eastAsia="es-ES"/>
                    </w:rPr>
                    <w:t>Buscar en:</w:t>
                  </w:r>
                  <w:r w:rsidRPr="007A3021">
                    <w:rPr>
                      <w:rFonts w:ascii="Arial" w:eastAsia="Times New Roman" w:hAnsi="Arial" w:cs="Arial"/>
                      <w:color w:val="000000"/>
                      <w:sz w:val="20"/>
                      <w:szCs w:val="20"/>
                      <w:lang w:eastAsia="es-ES"/>
                    </w:rPr>
                    <w:t>" picamos en la flecha a su derecha y en el desplegable elegimos "ARCHIVOS (D:).-Y ahora subimos a la ventanita "Todo o parte del nombre de archivo" y picamos una vez sobre ella para que salga una cursor y nos deje escribir dentro de ella, así que tecleamos dentro "segundo archivo" que era uno de los que habíamos creado (también podíamos ponerle simplemente "segundo" que también lo encontraría, pero ocurre que mientras menos datos le demos para buscar, más resultados nos sacará al final ¿</w:t>
                  </w:r>
                  <w:proofErr w:type="spellStart"/>
                  <w:r w:rsidRPr="007A3021">
                    <w:rPr>
                      <w:rFonts w:ascii="Arial" w:eastAsia="Times New Roman" w:hAnsi="Arial" w:cs="Arial"/>
                      <w:color w:val="000000"/>
                      <w:sz w:val="20"/>
                      <w:szCs w:val="20"/>
                      <w:lang w:eastAsia="es-ES"/>
                    </w:rPr>
                    <w:t>comprendeis</w:t>
                  </w:r>
                  <w:proofErr w:type="spellEnd"/>
                  <w:r w:rsidRPr="007A3021">
                    <w:rPr>
                      <w:rFonts w:ascii="Arial" w:eastAsia="Times New Roman" w:hAnsi="Arial" w:cs="Arial"/>
                      <w:color w:val="000000"/>
                      <w:sz w:val="20"/>
                      <w:szCs w:val="20"/>
                      <w:lang w:eastAsia="es-ES"/>
                    </w:rPr>
                    <w:t xml:space="preserve">?, pero no dudes que el final lo encontrarías revisando los resultados), bueno quedaría así: </w:t>
                  </w:r>
                  <w:r w:rsidRPr="007A3021">
                    <w:rPr>
                      <w:rFonts w:ascii="Arial" w:eastAsia="Times New Roman" w:hAnsi="Arial" w:cs="Arial"/>
                      <w:color w:val="000000"/>
                      <w:sz w:val="20"/>
                      <w:szCs w:val="20"/>
                      <w:lang w:eastAsia="es-ES"/>
                    </w:rPr>
                    <w:br/>
                  </w:r>
                  <w:r w:rsidRPr="007A3021">
                    <w:rPr>
                      <w:rFonts w:ascii="Arial" w:eastAsia="Times New Roman" w:hAnsi="Arial" w:cs="Arial"/>
                      <w:color w:val="FFFFFF"/>
                      <w:sz w:val="20"/>
                      <w:szCs w:val="20"/>
                      <w:lang w:eastAsia="es-ES"/>
                    </w:rPr>
                    <w:t>-</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lastRenderedPageBreak/>
                    <w:t>               </w:t>
                  </w:r>
                  <w:r>
                    <w:rPr>
                      <w:rFonts w:ascii="Verdana" w:eastAsia="Times New Roman" w:hAnsi="Verdana" w:cs="Arial"/>
                      <w:noProof/>
                      <w:color w:val="000000"/>
                      <w:sz w:val="18"/>
                      <w:szCs w:val="18"/>
                      <w:lang w:eastAsia="es-ES"/>
                    </w:rPr>
                    <w:drawing>
                      <wp:inline distT="0" distB="0" distL="0" distR="0">
                        <wp:extent cx="1619250" cy="2819400"/>
                        <wp:effectExtent l="19050" t="0" r="0" b="0"/>
                        <wp:docPr id="703" name="Imagen 703" descr="http://www.deseoaprender.com/LeccInfBasica/InfBasicaLecc20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www.deseoaprender.com/LeccInfBasica/InfBasicaLecc20_clip_image005.jpg"/>
                                <pic:cNvPicPr>
                                  <a:picLocks noChangeAspect="1" noChangeArrowheads="1"/>
                                </pic:cNvPicPr>
                              </pic:nvPicPr>
                              <pic:blipFill>
                                <a:blip r:embed="rId216"/>
                                <a:srcRect/>
                                <a:stretch>
                                  <a:fillRect/>
                                </a:stretch>
                              </pic:blipFill>
                              <pic:spPr bwMode="auto">
                                <a:xfrm>
                                  <a:off x="0" y="0"/>
                                  <a:ext cx="1619250" cy="2819400"/>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Ya solo nos quedará </w:t>
                  </w:r>
                  <w:r w:rsidRPr="007A3021">
                    <w:rPr>
                      <w:rFonts w:ascii="Arial" w:eastAsia="Times New Roman" w:hAnsi="Arial" w:cs="Arial"/>
                      <w:i/>
                      <w:iCs/>
                      <w:color w:val="000000"/>
                      <w:sz w:val="20"/>
                      <w:szCs w:val="20"/>
                      <w:u w:val="single"/>
                      <w:lang w:eastAsia="es-ES"/>
                    </w:rPr>
                    <w:t>picar sobre el botón "Búsqueda"</w:t>
                  </w:r>
                  <w:r w:rsidRPr="007A3021">
                    <w:rPr>
                      <w:rFonts w:ascii="Arial" w:eastAsia="Times New Roman" w:hAnsi="Arial" w:cs="Arial"/>
                      <w:i/>
                      <w:iCs/>
                      <w:color w:val="000000"/>
                      <w:sz w:val="20"/>
                      <w:szCs w:val="20"/>
                      <w:lang w:eastAsia="es-ES"/>
                    </w:rPr>
                    <w:t xml:space="preserve"> </w:t>
                  </w:r>
                  <w:r w:rsidRPr="007A3021">
                    <w:rPr>
                      <w:rFonts w:ascii="Arial" w:eastAsia="Times New Roman" w:hAnsi="Arial" w:cs="Arial"/>
                      <w:color w:val="000000"/>
                      <w:sz w:val="20"/>
                      <w:szCs w:val="20"/>
                      <w:lang w:eastAsia="es-ES"/>
                    </w:rPr>
                    <w:t xml:space="preserve">para que tras unos segundos nos dé el resultado siguiente: </w:t>
                  </w:r>
                </w:p>
                <w:p w:rsidR="007A3021" w:rsidRPr="007A3021" w:rsidRDefault="007A3021" w:rsidP="007A3021">
                  <w:pPr>
                    <w:spacing w:before="100" w:beforeAutospacing="1" w:after="100" w:afterAutospacing="1" w:line="240" w:lineRule="auto"/>
                    <w:rPr>
                      <w:rFonts w:ascii="Verdana" w:eastAsia="Times New Roman" w:hAnsi="Verdana" w:cs="Arial"/>
                      <w:color w:val="000000"/>
                      <w:sz w:val="18"/>
                      <w:szCs w:val="18"/>
                      <w:lang w:eastAsia="es-ES"/>
                    </w:rPr>
                  </w:pPr>
                  <w:r w:rsidRPr="007A3021">
                    <w:rPr>
                      <w:rFonts w:ascii="Verdana" w:eastAsia="Times New Roman" w:hAnsi="Verdana" w:cs="Arial"/>
                      <w:color w:val="000000"/>
                      <w:sz w:val="18"/>
                      <w:szCs w:val="18"/>
                      <w:lang w:eastAsia="es-ES"/>
                    </w:rPr>
                    <w:t>                 </w:t>
                  </w:r>
                  <w:r>
                    <w:rPr>
                      <w:rFonts w:ascii="Verdana" w:eastAsia="Times New Roman" w:hAnsi="Verdana" w:cs="Arial"/>
                      <w:noProof/>
                      <w:color w:val="000000"/>
                      <w:sz w:val="18"/>
                      <w:szCs w:val="18"/>
                      <w:lang w:eastAsia="es-ES"/>
                    </w:rPr>
                    <w:drawing>
                      <wp:inline distT="0" distB="0" distL="0" distR="0">
                        <wp:extent cx="5181600" cy="1990725"/>
                        <wp:effectExtent l="19050" t="0" r="0" b="0"/>
                        <wp:docPr id="704" name="Imagen 704" descr="http://www.deseoaprender.com/LeccInfBasica/InfBasicaLecc20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www.deseoaprender.com/LeccInfBasica/InfBasicaLecc20_clip_image006.jpg"/>
                                <pic:cNvPicPr>
                                  <a:picLocks noChangeAspect="1" noChangeArrowheads="1"/>
                                </pic:cNvPicPr>
                              </pic:nvPicPr>
                              <pic:blipFill>
                                <a:blip r:embed="rId217"/>
                                <a:srcRect/>
                                <a:stretch>
                                  <a:fillRect/>
                                </a:stretch>
                              </pic:blipFill>
                              <pic:spPr bwMode="auto">
                                <a:xfrm>
                                  <a:off x="0" y="0"/>
                                  <a:ext cx="5181600" cy="1990725"/>
                                </a:xfrm>
                                <a:prstGeom prst="rect">
                                  <a:avLst/>
                                </a:prstGeom>
                                <a:noFill/>
                                <a:ln w="9525">
                                  <a:noFill/>
                                  <a:miter lim="800000"/>
                                  <a:headEnd/>
                                  <a:tailEnd/>
                                </a:ln>
                              </pic:spPr>
                            </pic:pic>
                          </a:graphicData>
                        </a:graphic>
                      </wp:inline>
                    </w:drawing>
                  </w:r>
                  <w:r w:rsidRPr="007A3021">
                    <w:rPr>
                      <w:rFonts w:ascii="Verdana" w:eastAsia="Times New Roman" w:hAnsi="Verdana" w:cs="Arial"/>
                      <w:color w:val="000000"/>
                      <w:sz w:val="18"/>
                      <w:szCs w:val="18"/>
                      <w:lang w:eastAsia="es-ES"/>
                    </w:rPr>
                    <w:br/>
                  </w:r>
                  <w:r w:rsidRPr="007A3021">
                    <w:rPr>
                      <w:rFonts w:ascii="Verdana" w:eastAsia="Times New Roman" w:hAnsi="Verdana" w:cs="Arial"/>
                      <w:color w:val="FFFFFF"/>
                      <w:sz w:val="18"/>
                      <w:szCs w:val="18"/>
                      <w:lang w:eastAsia="es-ES"/>
                    </w:rPr>
                    <w:t>-</w:t>
                  </w:r>
                  <w:r w:rsidRPr="007A3021">
                    <w:rPr>
                      <w:rFonts w:ascii="Verdana" w:eastAsia="Times New Roman" w:hAnsi="Verdana" w:cs="Arial"/>
                      <w:color w:val="000000"/>
                      <w:sz w:val="18"/>
                      <w:szCs w:val="18"/>
                      <w:lang w:eastAsia="es-ES"/>
                    </w:rPr>
                    <w:br/>
                  </w:r>
                  <w:r w:rsidRPr="007A3021">
                    <w:rPr>
                      <w:rFonts w:ascii="Arial" w:eastAsia="Times New Roman" w:hAnsi="Arial" w:cs="Arial"/>
                      <w:color w:val="000000"/>
                      <w:sz w:val="20"/>
                      <w:lang w:eastAsia="es-ES"/>
                    </w:rPr>
                    <w:t xml:space="preserve">   Podrás observar que nos dice que ha encontrado 3 ficheros con esos criterios, para que ahora nosotros podamos elegir </w:t>
                  </w:r>
                  <w:proofErr w:type="spellStart"/>
                  <w:r w:rsidRPr="007A3021">
                    <w:rPr>
                      <w:rFonts w:ascii="Arial" w:eastAsia="Times New Roman" w:hAnsi="Arial" w:cs="Arial"/>
                      <w:color w:val="000000"/>
                      <w:sz w:val="20"/>
                      <w:lang w:eastAsia="es-ES"/>
                    </w:rPr>
                    <w:t>cual</w:t>
                  </w:r>
                  <w:proofErr w:type="spellEnd"/>
                  <w:r w:rsidRPr="007A3021">
                    <w:rPr>
                      <w:rFonts w:ascii="Arial" w:eastAsia="Times New Roman" w:hAnsi="Arial" w:cs="Arial"/>
                      <w:color w:val="000000"/>
                      <w:sz w:val="20"/>
                      <w:lang w:eastAsia="es-ES"/>
                    </w:rPr>
                    <w:t xml:space="preserve"> es el que nos interesa; observad como efectivamente nos muestra que uno de los archivos está en D:\Mis Cartas (resultado de cuando "movimos" dicho fichero desde "Mis Documentos" mediante "arrastrar"), y el otro está en la dirección D:\Mis Cartas\Mis Documentos (que </w:t>
                  </w:r>
                  <w:proofErr w:type="spellStart"/>
                  <w:r w:rsidRPr="007A3021">
                    <w:rPr>
                      <w:rFonts w:ascii="Arial" w:eastAsia="Times New Roman" w:hAnsi="Arial" w:cs="Arial"/>
                      <w:color w:val="000000"/>
                      <w:sz w:val="20"/>
                      <w:lang w:eastAsia="es-ES"/>
                    </w:rPr>
                    <w:t>fué</w:t>
                  </w:r>
                  <w:proofErr w:type="spellEnd"/>
                  <w:r w:rsidRPr="007A3021">
                    <w:rPr>
                      <w:rFonts w:ascii="Arial" w:eastAsia="Times New Roman" w:hAnsi="Arial" w:cs="Arial"/>
                      <w:color w:val="000000"/>
                      <w:sz w:val="20"/>
                      <w:lang w:eastAsia="es-ES"/>
                    </w:rPr>
                    <w:t xml:space="preserve"> el que creamos mediante Word </w:t>
                  </w:r>
                  <w:proofErr w:type="spellStart"/>
                  <w:r w:rsidRPr="007A3021">
                    <w:rPr>
                      <w:rFonts w:ascii="Arial" w:eastAsia="Times New Roman" w:hAnsi="Arial" w:cs="Arial"/>
                      <w:color w:val="000000"/>
                      <w:sz w:val="20"/>
                      <w:lang w:eastAsia="es-ES"/>
                    </w:rPr>
                    <w:t>Pad</w:t>
                  </w:r>
                  <w:proofErr w:type="spellEnd"/>
                  <w:r w:rsidRPr="007A3021">
                    <w:rPr>
                      <w:rFonts w:ascii="Arial" w:eastAsia="Times New Roman" w:hAnsi="Arial" w:cs="Arial"/>
                      <w:color w:val="000000"/>
                      <w:sz w:val="20"/>
                      <w:lang w:eastAsia="es-ES"/>
                    </w:rPr>
                    <w:t xml:space="preserve"> directamente dentro de la carpeta "Mis Documentos", todo esto os debería sonar).-Hay un tercer fichero que como veis está en una carpeta mía donde posiblemente he realizado alguna prueba, no recuerdo ahora.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b/>
                      <w:bCs/>
                      <w:color w:val="336699"/>
                      <w:sz w:val="20"/>
                      <w:szCs w:val="20"/>
                      <w:lang w:eastAsia="es-ES"/>
                    </w:rPr>
                    <w:t>   Observad también la forma que tiene Windows de representar una dirección para un fichero</w:t>
                  </w:r>
                  <w:r w:rsidRPr="007A3021">
                    <w:rPr>
                      <w:rFonts w:ascii="Arial" w:eastAsia="Times New Roman" w:hAnsi="Arial" w:cs="Arial"/>
                      <w:color w:val="000000"/>
                      <w:sz w:val="20"/>
                      <w:szCs w:val="20"/>
                      <w:lang w:eastAsia="es-ES"/>
                    </w:rPr>
                    <w:t xml:space="preserve"> , que siempre la hace así, por ejemplo se dice informáticamente hablando "vete a D:\Archivos de Programa\Juegos y allí encontrarás el fichero tal", con eso </w:t>
                  </w:r>
                  <w:r w:rsidRPr="007A3021">
                    <w:rPr>
                      <w:rFonts w:ascii="Arial" w:eastAsia="Times New Roman" w:hAnsi="Arial" w:cs="Arial"/>
                      <w:i/>
                      <w:iCs/>
                      <w:color w:val="000000"/>
                      <w:sz w:val="20"/>
                      <w:szCs w:val="20"/>
                      <w:lang w:eastAsia="es-ES"/>
                    </w:rPr>
                    <w:t xml:space="preserve">es como si yo os dijera "abrid el Explorador, desplegad con + la partición D: y vais luego a la carpeta "Archivos de Programa", la </w:t>
                  </w:r>
                  <w:proofErr w:type="spellStart"/>
                  <w:r w:rsidRPr="007A3021">
                    <w:rPr>
                      <w:rFonts w:ascii="Arial" w:eastAsia="Times New Roman" w:hAnsi="Arial" w:cs="Arial"/>
                      <w:i/>
                      <w:iCs/>
                      <w:color w:val="000000"/>
                      <w:sz w:val="20"/>
                      <w:szCs w:val="20"/>
                      <w:lang w:eastAsia="es-ES"/>
                    </w:rPr>
                    <w:t>abris</w:t>
                  </w:r>
                  <w:proofErr w:type="spellEnd"/>
                  <w:r w:rsidRPr="007A3021">
                    <w:rPr>
                      <w:rFonts w:ascii="Arial" w:eastAsia="Times New Roman" w:hAnsi="Arial" w:cs="Arial"/>
                      <w:i/>
                      <w:iCs/>
                      <w:color w:val="000000"/>
                      <w:sz w:val="20"/>
                      <w:szCs w:val="20"/>
                      <w:lang w:eastAsia="es-ES"/>
                    </w:rPr>
                    <w:t xml:space="preserve"> con + y encontrareis las carpeta "Juegos", </w:t>
                  </w:r>
                  <w:r w:rsidRPr="007A3021">
                    <w:rPr>
                      <w:rFonts w:ascii="Arial" w:eastAsia="Times New Roman" w:hAnsi="Arial" w:cs="Arial"/>
                      <w:color w:val="000000"/>
                      <w:sz w:val="20"/>
                      <w:szCs w:val="20"/>
                      <w:lang w:eastAsia="es-ES"/>
                    </w:rPr>
                    <w:t>así que abridla con + y encontrareis el fichero tal", como se puede ver es una forma mucho más abreviada y elegante de enviarte a una ubicación.</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2"/>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hideMark/>
          </w:tcPr>
          <w:p w:rsidR="007A3021" w:rsidRPr="007A3021" w:rsidRDefault="007A3021" w:rsidP="007A3021">
            <w:pPr>
              <w:spacing w:after="0" w:line="240" w:lineRule="auto"/>
              <w:jc w:val="right"/>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10"/>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hideMark/>
          </w:tcPr>
          <w:tbl>
            <w:tblPr>
              <w:tblW w:w="5000" w:type="pct"/>
              <w:tblCellSpacing w:w="30" w:type="dxa"/>
              <w:tblCellMar>
                <w:left w:w="0" w:type="dxa"/>
                <w:right w:w="0" w:type="dxa"/>
              </w:tblCellMar>
              <w:tblLook w:val="04A0"/>
            </w:tblPr>
            <w:tblGrid>
              <w:gridCol w:w="769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Así que </w:t>
                  </w:r>
                  <w:r w:rsidRPr="007A3021">
                    <w:rPr>
                      <w:rFonts w:ascii="Arial" w:eastAsia="Times New Roman" w:hAnsi="Arial" w:cs="Arial"/>
                      <w:b/>
                      <w:bCs/>
                      <w:i/>
                      <w:iCs/>
                      <w:color w:val="000000"/>
                      <w:sz w:val="20"/>
                      <w:szCs w:val="20"/>
                      <w:lang w:eastAsia="es-ES"/>
                    </w:rPr>
                    <w:t xml:space="preserve">toma buena nota, PORQUE </w:t>
                  </w:r>
                  <w:r w:rsidRPr="007A3021">
                    <w:rPr>
                      <w:rFonts w:ascii="Arial" w:eastAsia="Times New Roman" w:hAnsi="Arial" w:cs="Arial"/>
                      <w:b/>
                      <w:bCs/>
                      <w:i/>
                      <w:iCs/>
                      <w:color w:val="336699"/>
                      <w:sz w:val="20"/>
                      <w:szCs w:val="20"/>
                      <w:lang w:eastAsia="es-ES"/>
                    </w:rPr>
                    <w:t>A PARTIR DE AHORA, EN LAS LECCIONES SIGUIENTES YO VOY A USAR ESTE SISTEMA</w:t>
                  </w:r>
                  <w:r w:rsidRPr="007A3021">
                    <w:rPr>
                      <w:rFonts w:ascii="Arial" w:eastAsia="Times New Roman" w:hAnsi="Arial" w:cs="Arial"/>
                      <w:b/>
                      <w:bCs/>
                      <w:i/>
                      <w:iCs/>
                      <w:color w:val="000000"/>
                      <w:sz w:val="20"/>
                      <w:szCs w:val="20"/>
                      <w:lang w:eastAsia="es-ES"/>
                    </w:rPr>
                    <w:t xml:space="preserve">, </w:t>
                  </w:r>
                  <w:r w:rsidRPr="007A3021">
                    <w:rPr>
                      <w:rFonts w:ascii="Arial" w:eastAsia="Times New Roman" w:hAnsi="Arial" w:cs="Arial"/>
                      <w:color w:val="000000"/>
                      <w:sz w:val="20"/>
                      <w:szCs w:val="20"/>
                      <w:lang w:eastAsia="es-ES"/>
                    </w:rPr>
                    <w:t>así que ya se acabó el "abre el Explorador.....</w:t>
                  </w:r>
                  <w:proofErr w:type="spellStart"/>
                  <w:r w:rsidRPr="007A3021">
                    <w:rPr>
                      <w:rFonts w:ascii="Arial" w:eastAsia="Times New Roman" w:hAnsi="Arial" w:cs="Arial"/>
                      <w:color w:val="000000"/>
                      <w:sz w:val="20"/>
                      <w:szCs w:val="20"/>
                      <w:lang w:eastAsia="es-ES"/>
                    </w:rPr>
                    <w:t>etc</w:t>
                  </w:r>
                  <w:proofErr w:type="spellEnd"/>
                  <w:r w:rsidRPr="007A3021">
                    <w:rPr>
                      <w:rFonts w:ascii="Arial" w:eastAsia="Times New Roman" w:hAnsi="Arial" w:cs="Arial"/>
                      <w:color w:val="000000"/>
                      <w:sz w:val="20"/>
                      <w:szCs w:val="20"/>
                      <w:lang w:eastAsia="es-ES"/>
                    </w:rPr>
                    <w:t xml:space="preserve">, </w:t>
                  </w:r>
                  <w:proofErr w:type="spellStart"/>
                  <w:r w:rsidRPr="007A3021">
                    <w:rPr>
                      <w:rFonts w:ascii="Arial" w:eastAsia="Times New Roman" w:hAnsi="Arial" w:cs="Arial"/>
                      <w:color w:val="000000"/>
                      <w:sz w:val="20"/>
                      <w:szCs w:val="20"/>
                      <w:lang w:eastAsia="es-ES"/>
                    </w:rPr>
                    <w:t>etc</w:t>
                  </w:r>
                  <w:proofErr w:type="spellEnd"/>
                  <w:r w:rsidRPr="007A3021">
                    <w:rPr>
                      <w:rFonts w:ascii="Arial" w:eastAsia="Times New Roman" w:hAnsi="Arial" w:cs="Arial"/>
                      <w:color w:val="000000"/>
                      <w:sz w:val="20"/>
                      <w:szCs w:val="20"/>
                      <w:lang w:eastAsia="es-ES"/>
                    </w:rPr>
                    <w:t xml:space="preserve">,", y tú debes saber que cuando te diga "vete a </w:t>
                  </w:r>
                  <w:r w:rsidRPr="007A3021">
                    <w:rPr>
                      <w:rFonts w:ascii="Arial" w:eastAsia="Times New Roman" w:hAnsi="Arial" w:cs="Arial"/>
                      <w:color w:val="000000"/>
                      <w:sz w:val="20"/>
                      <w:szCs w:val="20"/>
                      <w:lang w:eastAsia="es-ES"/>
                    </w:rPr>
                    <w:lastRenderedPageBreak/>
                    <w:t>D:\Mis Cartas\Mis Documentos" tienes que hacer todo el proceso largo que hasta ahora usaba ¿vale</w:t>
                  </w:r>
                  <w:proofErr w:type="gramStart"/>
                  <w:r w:rsidRPr="007A3021">
                    <w:rPr>
                      <w:rFonts w:ascii="Arial" w:eastAsia="Times New Roman" w:hAnsi="Arial" w:cs="Arial"/>
                      <w:color w:val="000000"/>
                      <w:sz w:val="20"/>
                      <w:szCs w:val="20"/>
                      <w:lang w:eastAsia="es-ES"/>
                    </w:rPr>
                    <w:t>?.</w:t>
                  </w:r>
                  <w:proofErr w:type="gramEnd"/>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xml:space="preserve">   Por cierto el signo " \ " se llama </w:t>
                  </w:r>
                  <w:proofErr w:type="spellStart"/>
                  <w:r w:rsidRPr="007A3021">
                    <w:rPr>
                      <w:rFonts w:ascii="Arial" w:eastAsia="Times New Roman" w:hAnsi="Arial" w:cs="Arial"/>
                      <w:color w:val="000000"/>
                      <w:sz w:val="20"/>
                      <w:szCs w:val="20"/>
                      <w:lang w:eastAsia="es-ES"/>
                    </w:rPr>
                    <w:t>backeslash</w:t>
                  </w:r>
                  <w:proofErr w:type="spellEnd"/>
                  <w:r w:rsidRPr="007A3021">
                    <w:rPr>
                      <w:rFonts w:ascii="Arial" w:eastAsia="Times New Roman" w:hAnsi="Arial" w:cs="Arial"/>
                      <w:color w:val="000000"/>
                      <w:sz w:val="20"/>
                      <w:szCs w:val="20"/>
                      <w:lang w:eastAsia="es-ES"/>
                    </w:rPr>
                    <w:t xml:space="preserve"> (yo lo suelo llamar "barra </w:t>
                  </w:r>
                  <w:proofErr w:type="spellStart"/>
                  <w:r w:rsidRPr="007A3021">
                    <w:rPr>
                      <w:rFonts w:ascii="Arial" w:eastAsia="Times New Roman" w:hAnsi="Arial" w:cs="Arial"/>
                      <w:color w:val="000000"/>
                      <w:sz w:val="20"/>
                      <w:szCs w:val="20"/>
                      <w:lang w:eastAsia="es-ES"/>
                    </w:rPr>
                    <w:t>patrás</w:t>
                  </w:r>
                  <w:proofErr w:type="spellEnd"/>
                  <w:r w:rsidRPr="007A3021">
                    <w:rPr>
                      <w:rFonts w:ascii="Arial" w:eastAsia="Times New Roman" w:hAnsi="Arial" w:cs="Arial"/>
                      <w:color w:val="000000"/>
                      <w:sz w:val="20"/>
                      <w:szCs w:val="20"/>
                      <w:lang w:eastAsia="es-ES"/>
                    </w:rPr>
                    <w:t>") y se usa siempre en estas representaciones: lo consigues pulsando la tecla "</w:t>
                  </w:r>
                  <w:proofErr w:type="spellStart"/>
                  <w:r w:rsidRPr="007A3021">
                    <w:rPr>
                      <w:rFonts w:ascii="Arial" w:eastAsia="Times New Roman" w:hAnsi="Arial" w:cs="Arial"/>
                      <w:color w:val="000000"/>
                      <w:sz w:val="20"/>
                      <w:szCs w:val="20"/>
                      <w:lang w:eastAsia="es-ES"/>
                    </w:rPr>
                    <w:t>AltGr</w:t>
                  </w:r>
                  <w:proofErr w:type="spellEnd"/>
                  <w:r w:rsidRPr="007A3021">
                    <w:rPr>
                      <w:rFonts w:ascii="Arial" w:eastAsia="Times New Roman" w:hAnsi="Arial" w:cs="Arial"/>
                      <w:color w:val="000000"/>
                      <w:sz w:val="20"/>
                      <w:szCs w:val="20"/>
                      <w:lang w:eastAsia="es-ES"/>
                    </w:rPr>
                    <w:t>" y sin soltarla, pulsas sobre la tecla arriba a la izquierda que pone " º ª " y está justo debajo de la tecla "</w:t>
                  </w:r>
                  <w:proofErr w:type="spellStart"/>
                  <w:r w:rsidRPr="007A3021">
                    <w:rPr>
                      <w:rFonts w:ascii="Arial" w:eastAsia="Times New Roman" w:hAnsi="Arial" w:cs="Arial"/>
                      <w:color w:val="000000"/>
                      <w:sz w:val="20"/>
                      <w:szCs w:val="20"/>
                      <w:lang w:eastAsia="es-ES"/>
                    </w:rPr>
                    <w:t>Esc</w:t>
                  </w:r>
                  <w:proofErr w:type="spellEnd"/>
                  <w:r w:rsidRPr="007A3021">
                    <w:rPr>
                      <w:rFonts w:ascii="Arial" w:eastAsia="Times New Roman" w:hAnsi="Arial" w:cs="Arial"/>
                      <w:color w:val="000000"/>
                      <w:sz w:val="20"/>
                      <w:szCs w:val="20"/>
                      <w:lang w:eastAsia="es-ES"/>
                    </w:rPr>
                    <w:t>".</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xml:space="preserve">   Podría ocurrir que tu teclado si es muy antiguo la tenga en otro sitio, o se consiga de otra forma, pero en este caso debes preguntar al usuario asiduo del </w:t>
                  </w:r>
                  <w:proofErr w:type="spellStart"/>
                  <w:r w:rsidRPr="007A3021">
                    <w:rPr>
                      <w:rFonts w:ascii="Arial" w:eastAsia="Times New Roman" w:hAnsi="Arial" w:cs="Arial"/>
                      <w:color w:val="000000"/>
                      <w:sz w:val="20"/>
                      <w:szCs w:val="20"/>
                      <w:lang w:eastAsia="es-ES"/>
                    </w:rPr>
                    <w:t>Pc</w:t>
                  </w:r>
                  <w:proofErr w:type="spellEnd"/>
                  <w:r w:rsidRPr="007A3021">
                    <w:rPr>
                      <w:rFonts w:ascii="Arial" w:eastAsia="Times New Roman" w:hAnsi="Arial" w:cs="Arial"/>
                      <w:color w:val="000000"/>
                      <w:sz w:val="20"/>
                      <w:szCs w:val="20"/>
                      <w:lang w:eastAsia="es-ES"/>
                    </w:rPr>
                    <w:t xml:space="preserve">, como se consigue dicha tecla.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Esta opción que hemos visto de "Buscar" tiene muchas más posibilidades (tantas como se te ocurran) pero vuelvo a lo de siempre, este es un curso básico que no pretende ir más allá porque necesitaría yo unos 100 capítulos para adentrarnos en todos los entresijos de Windows y os aseguro que ya me está costando un montón preparar estos veintitantos de que va a constar, porque no sé si os </w:t>
                  </w:r>
                  <w:proofErr w:type="spellStart"/>
                  <w:r w:rsidRPr="007A3021">
                    <w:rPr>
                      <w:rFonts w:ascii="Arial" w:eastAsia="Times New Roman" w:hAnsi="Arial" w:cs="Arial"/>
                      <w:color w:val="000000"/>
                      <w:sz w:val="20"/>
                      <w:szCs w:val="20"/>
                      <w:lang w:eastAsia="es-ES"/>
                    </w:rPr>
                    <w:t>habreis</w:t>
                  </w:r>
                  <w:proofErr w:type="spellEnd"/>
                  <w:r w:rsidRPr="007A3021">
                    <w:rPr>
                      <w:rFonts w:ascii="Arial" w:eastAsia="Times New Roman" w:hAnsi="Arial" w:cs="Arial"/>
                      <w:color w:val="000000"/>
                      <w:sz w:val="20"/>
                      <w:szCs w:val="20"/>
                      <w:lang w:eastAsia="es-ES"/>
                    </w:rPr>
                    <w:t xml:space="preserve"> dado cuenta pero poquitos cursos encontrareis donde se les dé a los alumnos todo tan facilito ¿eh? con capturas de pantalla continuas, etc.; vamos que como alguno me diga que es que no lo explico detallado....la vamos </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3"/>
            <w:hideMark/>
          </w:tcPr>
          <w:tbl>
            <w:tblPr>
              <w:tblW w:w="5000" w:type="pct"/>
              <w:tblCellSpacing w:w="0" w:type="dxa"/>
              <w:tblCellMar>
                <w:left w:w="0" w:type="dxa"/>
                <w:right w:w="0" w:type="dxa"/>
              </w:tblCellMar>
              <w:tblLook w:val="04A0"/>
            </w:tblPr>
            <w:tblGrid>
              <w:gridCol w:w="8504"/>
            </w:tblGrid>
            <w:tr w:rsidR="007A3021" w:rsidRPr="007A3021">
              <w:trPr>
                <w:tblCellSpacing w:w="0" w:type="dxa"/>
              </w:trPr>
              <w:tc>
                <w:tcPr>
                  <w:tcW w:w="3800" w:type="pct"/>
                  <w:hideMark/>
                </w:tcPr>
                <w:tbl>
                  <w:tblPr>
                    <w:tblW w:w="5000" w:type="pct"/>
                    <w:tblCellSpacing w:w="0" w:type="dxa"/>
                    <w:tblCellMar>
                      <w:left w:w="0" w:type="dxa"/>
                      <w:right w:w="0" w:type="dxa"/>
                    </w:tblCellMar>
                    <w:tblLook w:val="04A0"/>
                  </w:tblPr>
                  <w:tblGrid>
                    <w:gridCol w:w="4677"/>
                    <w:gridCol w:w="3827"/>
                  </w:tblGrid>
                  <w:tr w:rsidR="007A3021" w:rsidRPr="007A3021">
                    <w:trPr>
                      <w:gridAfter w:val="1"/>
                      <w:tblCellSpacing w:w="0" w:type="dxa"/>
                    </w:trPr>
                    <w:tc>
                      <w:tcPr>
                        <w:tcW w:w="2750" w:type="pct"/>
                        <w:hideMark/>
                      </w:tcPr>
                      <w:tbl>
                        <w:tblPr>
                          <w:tblW w:w="5000" w:type="pct"/>
                          <w:tblCellSpacing w:w="30" w:type="dxa"/>
                          <w:tblCellMar>
                            <w:left w:w="0" w:type="dxa"/>
                            <w:right w:w="0" w:type="dxa"/>
                          </w:tblCellMar>
                          <w:tblLook w:val="04A0"/>
                        </w:tblPr>
                        <w:tblGrid>
                          <w:gridCol w:w="4677"/>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En uno de los primeros capítulos os había comentado algo sobre </w:t>
                              </w:r>
                              <w:r w:rsidRPr="007A3021">
                                <w:rPr>
                                  <w:rFonts w:ascii="Arial" w:eastAsia="Times New Roman" w:hAnsi="Arial" w:cs="Arial"/>
                                  <w:b/>
                                  <w:bCs/>
                                  <w:i/>
                                  <w:iCs/>
                                  <w:color w:val="336699"/>
                                  <w:sz w:val="20"/>
                                  <w:szCs w:val="20"/>
                                  <w:lang w:eastAsia="es-ES"/>
                                </w:rPr>
                                <w:t xml:space="preserve">los diskettes </w:t>
                              </w:r>
                              <w:r w:rsidRPr="007A3021">
                                <w:rPr>
                                  <w:rFonts w:ascii="Arial" w:eastAsia="Times New Roman" w:hAnsi="Arial" w:cs="Arial"/>
                                  <w:color w:val="000000"/>
                                  <w:sz w:val="20"/>
                                  <w:szCs w:val="20"/>
                                  <w:lang w:eastAsia="es-ES"/>
                                </w:rPr>
                                <w:t>¿</w:t>
                              </w:r>
                              <w:proofErr w:type="spellStart"/>
                              <w:r w:rsidRPr="007A3021">
                                <w:rPr>
                                  <w:rFonts w:ascii="Arial" w:eastAsia="Times New Roman" w:hAnsi="Arial" w:cs="Arial"/>
                                  <w:color w:val="000000"/>
                                  <w:sz w:val="20"/>
                                  <w:szCs w:val="20"/>
                                  <w:lang w:eastAsia="es-ES"/>
                                </w:rPr>
                                <w:t>recordais</w:t>
                              </w:r>
                              <w:proofErr w:type="spellEnd"/>
                              <w:r w:rsidRPr="007A3021">
                                <w:rPr>
                                  <w:rFonts w:ascii="Arial" w:eastAsia="Times New Roman" w:hAnsi="Arial" w:cs="Arial"/>
                                  <w:color w:val="000000"/>
                                  <w:sz w:val="20"/>
                                  <w:szCs w:val="20"/>
                                  <w:lang w:eastAsia="es-ES"/>
                                </w:rPr>
                                <w:t xml:space="preserve">? que son un medio donde nosotros podremos grabar igualmente carpetas, archivos, e incluso borrarlos, </w:t>
                              </w:r>
                              <w:proofErr w:type="spellStart"/>
                              <w:r w:rsidRPr="007A3021">
                                <w:rPr>
                                  <w:rFonts w:ascii="Arial" w:eastAsia="Times New Roman" w:hAnsi="Arial" w:cs="Arial"/>
                                  <w:color w:val="000000"/>
                                  <w:sz w:val="20"/>
                                  <w:szCs w:val="20"/>
                                  <w:lang w:eastAsia="es-ES"/>
                                </w:rPr>
                                <w:t>renombrarlos,etc</w:t>
                              </w:r>
                              <w:proofErr w:type="spellEnd"/>
                              <w:r w:rsidRPr="007A3021">
                                <w:rPr>
                                  <w:rFonts w:ascii="Arial" w:eastAsia="Times New Roman" w:hAnsi="Arial" w:cs="Arial"/>
                                  <w:color w:val="000000"/>
                                  <w:sz w:val="20"/>
                                  <w:szCs w:val="20"/>
                                  <w:lang w:eastAsia="es-ES"/>
                                </w:rPr>
                                <w:t>; en una palabra todo lo que hemos visto en los temas sobre "Archivos y Carpetas" podremos hacerlo sobre un diskette, en vez que hacerlo sobre la partición D</w:t>
                              </w:r>
                              <w:proofErr w:type="gramStart"/>
                              <w:r w:rsidRPr="007A3021">
                                <w:rPr>
                                  <w:rFonts w:ascii="Arial" w:eastAsia="Times New Roman" w:hAnsi="Arial" w:cs="Arial"/>
                                  <w:color w:val="000000"/>
                                  <w:sz w:val="20"/>
                                  <w:szCs w:val="20"/>
                                  <w:lang w:eastAsia="es-ES"/>
                                </w:rPr>
                                <w:t>:.</w:t>
                              </w:r>
                              <w:proofErr w:type="gramEnd"/>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w:t>
                              </w:r>
                              <w:r w:rsidRPr="007A3021">
                                <w:rPr>
                                  <w:rFonts w:ascii="Arial" w:eastAsia="Times New Roman" w:hAnsi="Arial" w:cs="Arial"/>
                                  <w:i/>
                                  <w:iCs/>
                                  <w:color w:val="000000"/>
                                  <w:sz w:val="20"/>
                                  <w:szCs w:val="20"/>
                                  <w:lang w:eastAsia="es-ES"/>
                                </w:rPr>
                                <w:t xml:space="preserve">La única pega recordareis que era la de </w:t>
                              </w:r>
                              <w:r w:rsidRPr="007A3021">
                                <w:rPr>
                                  <w:rFonts w:ascii="Arial" w:eastAsia="Times New Roman" w:hAnsi="Arial" w:cs="Arial"/>
                                  <w:b/>
                                  <w:bCs/>
                                  <w:i/>
                                  <w:iCs/>
                                  <w:color w:val="336699"/>
                                  <w:sz w:val="20"/>
                                  <w:szCs w:val="20"/>
                                  <w:lang w:eastAsia="es-ES"/>
                                </w:rPr>
                                <w:t xml:space="preserve">su capacidad, pues estaba limitada a 1,44 Mb </w:t>
                              </w:r>
                              <w:r w:rsidRPr="007A3021">
                                <w:rPr>
                                  <w:rFonts w:ascii="Arial" w:eastAsia="Times New Roman" w:hAnsi="Arial" w:cs="Arial"/>
                                  <w:color w:val="000000"/>
                                  <w:sz w:val="20"/>
                                  <w:szCs w:val="20"/>
                                  <w:lang w:eastAsia="es-ES"/>
                                </w:rPr>
                                <w:t xml:space="preserve">(y que hoy en día es una ridiculez teniendo en cuenta los tamaños de ficheros que suelen circular), pero de todos modos el diskette sigue siendo muy útil para ciertas ocasiones ; por ejemplo tú quieres llevar una especie de diario que vas haciendo con Word </w:t>
                              </w:r>
                              <w:proofErr w:type="spellStart"/>
                              <w:r w:rsidRPr="007A3021">
                                <w:rPr>
                                  <w:rFonts w:ascii="Arial" w:eastAsia="Times New Roman" w:hAnsi="Arial" w:cs="Arial"/>
                                  <w:color w:val="000000"/>
                                  <w:sz w:val="20"/>
                                  <w:szCs w:val="20"/>
                                  <w:lang w:eastAsia="es-ES"/>
                                </w:rPr>
                                <w:t>Pad</w:t>
                              </w:r>
                              <w:proofErr w:type="spellEnd"/>
                              <w:r w:rsidRPr="007A3021">
                                <w:rPr>
                                  <w:rFonts w:ascii="Arial" w:eastAsia="Times New Roman" w:hAnsi="Arial" w:cs="Arial"/>
                                  <w:color w:val="000000"/>
                                  <w:sz w:val="20"/>
                                  <w:szCs w:val="20"/>
                                  <w:lang w:eastAsia="es-ES"/>
                                </w:rPr>
                                <w:t xml:space="preserve"> (o con cualquier otro programa de textos, con Microsoft Word) en diversos días y no quieres que esté en el PC porque lógicamente es una cosa privada, pues </w:t>
                              </w:r>
                              <w:proofErr w:type="spellStart"/>
                              <w:r w:rsidRPr="007A3021">
                                <w:rPr>
                                  <w:rFonts w:ascii="Arial" w:eastAsia="Times New Roman" w:hAnsi="Arial" w:cs="Arial"/>
                                  <w:color w:val="000000"/>
                                  <w:sz w:val="20"/>
                                  <w:szCs w:val="20"/>
                                  <w:lang w:eastAsia="es-ES"/>
                                </w:rPr>
                                <w:t>ahé</w:t>
                              </w:r>
                              <w:proofErr w:type="spellEnd"/>
                              <w:r w:rsidRPr="007A3021">
                                <w:rPr>
                                  <w:rFonts w:ascii="Arial" w:eastAsia="Times New Roman" w:hAnsi="Arial" w:cs="Arial"/>
                                  <w:color w:val="000000"/>
                                  <w:sz w:val="20"/>
                                  <w:szCs w:val="20"/>
                                  <w:lang w:eastAsia="es-ES"/>
                                </w:rPr>
                                <w:t xml:space="preserve"> tienes una utilidad del diskette: te creas en él una carpeta que llamas por ejemplo "Mi Diario" y cada día vas salvando el fichero que escribas con un nombre "</w:t>
                              </w:r>
                              <w:proofErr w:type="spellStart"/>
                              <w:r w:rsidRPr="007A3021">
                                <w:rPr>
                                  <w:rFonts w:ascii="Arial" w:eastAsia="Times New Roman" w:hAnsi="Arial" w:cs="Arial"/>
                                  <w:color w:val="000000"/>
                                  <w:sz w:val="20"/>
                                  <w:szCs w:val="20"/>
                                  <w:lang w:eastAsia="es-ES"/>
                                </w:rPr>
                                <w:t>dia</w:t>
                              </w:r>
                              <w:proofErr w:type="spellEnd"/>
                              <w:r w:rsidRPr="007A3021">
                                <w:rPr>
                                  <w:rFonts w:ascii="Arial" w:eastAsia="Times New Roman" w:hAnsi="Arial" w:cs="Arial"/>
                                  <w:color w:val="000000"/>
                                  <w:sz w:val="20"/>
                                  <w:szCs w:val="20"/>
                                  <w:lang w:eastAsia="es-ES"/>
                                </w:rPr>
                                <w:t xml:space="preserve"> 8 abril 2005.txt", y otro con "</w:t>
                              </w:r>
                              <w:proofErr w:type="spellStart"/>
                              <w:r w:rsidRPr="007A3021">
                                <w:rPr>
                                  <w:rFonts w:ascii="Arial" w:eastAsia="Times New Roman" w:hAnsi="Arial" w:cs="Arial"/>
                                  <w:color w:val="000000"/>
                                  <w:sz w:val="20"/>
                                  <w:szCs w:val="20"/>
                                  <w:lang w:eastAsia="es-ES"/>
                                </w:rPr>
                                <w:t>dia</w:t>
                              </w:r>
                              <w:proofErr w:type="spellEnd"/>
                              <w:r w:rsidRPr="007A3021">
                                <w:rPr>
                                  <w:rFonts w:ascii="Arial" w:eastAsia="Times New Roman" w:hAnsi="Arial" w:cs="Arial"/>
                                  <w:color w:val="000000"/>
                                  <w:sz w:val="20"/>
                                  <w:szCs w:val="20"/>
                                  <w:lang w:eastAsia="es-ES"/>
                                </w:rPr>
                                <w:t xml:space="preserve"> 9 abril 2005.txt" y así sucesivamente en el repetido diskette de tal forma que cuando acabas, sacas el diskette de su sitio y te le llevas para guardarlo donde mejor creas; de esta forma nadie podrá entrar en tus archivos porque nada quedará en el </w:t>
                              </w:r>
                              <w:proofErr w:type="spellStart"/>
                              <w:r w:rsidRPr="007A3021">
                                <w:rPr>
                                  <w:rFonts w:ascii="Arial" w:eastAsia="Times New Roman" w:hAnsi="Arial" w:cs="Arial"/>
                                  <w:color w:val="000000"/>
                                  <w:sz w:val="20"/>
                                  <w:szCs w:val="20"/>
                                  <w:lang w:eastAsia="es-ES"/>
                                </w:rPr>
                                <w:t>PC.¿comprendido</w:t>
                              </w:r>
                              <w:proofErr w:type="spellEnd"/>
                              <w:r w:rsidRPr="007A3021">
                                <w:rPr>
                                  <w:rFonts w:ascii="Arial" w:eastAsia="Times New Roman" w:hAnsi="Arial" w:cs="Arial"/>
                                  <w:color w:val="000000"/>
                                  <w:sz w:val="20"/>
                                  <w:szCs w:val="20"/>
                                  <w:lang w:eastAsia="es-ES"/>
                                </w:rPr>
                                <w:t>?.</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gridSpan w:val="2"/>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jc w:val="center"/>
                                <w:rPr>
                                  <w:rFonts w:ascii="Arial" w:eastAsia="Times New Roman" w:hAnsi="Arial" w:cs="Arial"/>
                                  <w:color w:val="000000"/>
                                  <w:sz w:val="20"/>
                                  <w:szCs w:val="20"/>
                                  <w:lang w:eastAsia="es-ES"/>
                                </w:rPr>
                              </w:pPr>
                              <w:r w:rsidRPr="007A3021">
                                <w:rPr>
                                  <w:rFonts w:ascii="Arial" w:eastAsia="Times New Roman" w:hAnsi="Arial" w:cs="Arial"/>
                                  <w:color w:val="000000"/>
                                  <w:sz w:val="20"/>
                                  <w:lang w:eastAsia="es-ES"/>
                                </w:rPr>
                                <w:t>              </w:t>
                              </w:r>
                              <w:r>
                                <w:rPr>
                                  <w:rFonts w:ascii="Verdana" w:eastAsia="Times New Roman" w:hAnsi="Verdana" w:cs="Arial"/>
                                  <w:noProof/>
                                  <w:color w:val="000000"/>
                                  <w:sz w:val="18"/>
                                  <w:szCs w:val="18"/>
                                  <w:lang w:eastAsia="es-ES"/>
                                </w:rPr>
                                <w:drawing>
                                  <wp:inline distT="0" distB="0" distL="0" distR="0">
                                    <wp:extent cx="1171575" cy="1238250"/>
                                    <wp:effectExtent l="19050" t="0" r="9525" b="0"/>
                                    <wp:docPr id="717" name="Imagen 717" descr="http://www.deseoaprender.com/LeccInfBasica/InfBasicaLecc22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http://www.deseoaprender.com/LeccInfBasica/InfBasicaLecc22_clip_image002.jpg"/>
                                            <pic:cNvPicPr>
                                              <a:picLocks noChangeAspect="1" noChangeArrowheads="1"/>
                                            </pic:cNvPicPr>
                                          </pic:nvPicPr>
                                          <pic:blipFill>
                                            <a:blip r:embed="rId218"/>
                                            <a:srcRect/>
                                            <a:stretch>
                                              <a:fillRect/>
                                            </a:stretch>
                                          </pic:blipFill>
                                          <pic:spPr bwMode="auto">
                                            <a:xfrm>
                                              <a:off x="0" y="0"/>
                                              <a:ext cx="1171575" cy="1238250"/>
                                            </a:xfrm>
                                            <a:prstGeom prst="rect">
                                              <a:avLst/>
                                            </a:prstGeom>
                                            <a:noFill/>
                                            <a:ln w="9525">
                                              <a:noFill/>
                                              <a:miter lim="800000"/>
                                              <a:headEnd/>
                                              <a:tailEnd/>
                                            </a:ln>
                                          </pic:spPr>
                                        </pic:pic>
                                      </a:graphicData>
                                    </a:graphic>
                                  </wp:inline>
                                </w:drawing>
                              </w:r>
                            </w:p>
                          </w:tc>
                        </w:tr>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lastRenderedPageBreak/>
                                <w:t xml:space="preserve">   Si lo abriésemos no tiene mayor misterio porque no es más que un disco de plástico que gira sobre un eje, y que está contenido dentro de una carcasa rígida también de plástico que lo protege.-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Si le damos la vuelta </w:t>
                              </w:r>
                              <w:proofErr w:type="spellStart"/>
                              <w:r w:rsidRPr="007A3021">
                                <w:rPr>
                                  <w:rFonts w:ascii="Arial" w:eastAsia="Times New Roman" w:hAnsi="Arial" w:cs="Arial"/>
                                  <w:color w:val="000000"/>
                                  <w:sz w:val="20"/>
                                  <w:szCs w:val="20"/>
                                  <w:lang w:eastAsia="es-ES"/>
                                </w:rPr>
                                <w:t>veramos</w:t>
                              </w:r>
                              <w:proofErr w:type="spellEnd"/>
                              <w:r w:rsidRPr="007A3021">
                                <w:rPr>
                                  <w:rFonts w:ascii="Arial" w:eastAsia="Times New Roman" w:hAnsi="Arial" w:cs="Arial"/>
                                  <w:color w:val="000000"/>
                                  <w:sz w:val="20"/>
                                  <w:szCs w:val="20"/>
                                  <w:lang w:eastAsia="es-ES"/>
                                </w:rPr>
                                <w:t xml:space="preserve"> que en la parte de atrás:</w:t>
                              </w:r>
                            </w:p>
                          </w:tc>
                        </w:tr>
                        <w:tr w:rsidR="007A3021" w:rsidRPr="007A3021">
                          <w:trPr>
                            <w:tblCellSpacing w:w="30" w:type="dxa"/>
                          </w:trPr>
                          <w:tc>
                            <w:tcPr>
                              <w:tcW w:w="0" w:type="auto"/>
                              <w:vAlign w:val="center"/>
                              <w:hideMark/>
                            </w:tcPr>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Arial" w:eastAsia="Times New Roman" w:hAnsi="Arial" w:cs="Arial"/>
                                  <w:noProof/>
                                  <w:color w:val="000000"/>
                                  <w:sz w:val="20"/>
                                  <w:szCs w:val="20"/>
                                  <w:lang w:eastAsia="es-ES"/>
                                </w:rPr>
                                <w:drawing>
                                  <wp:inline distT="0" distB="0" distL="0" distR="0">
                                    <wp:extent cx="1371600" cy="1409700"/>
                                    <wp:effectExtent l="0" t="0" r="0" b="0"/>
                                    <wp:docPr id="718" name="Imagen 718" descr="http://www.deseoaprender.com/LeccInfBasica/InfBasicaLecc22_clip_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http://www.deseoaprender.com/LeccInfBasica/InfBasicaLecc22_clip_image003.gif"/>
                                            <pic:cNvPicPr>
                                              <a:picLocks noChangeAspect="1" noChangeArrowheads="1"/>
                                            </pic:cNvPicPr>
                                          </pic:nvPicPr>
                                          <pic:blipFill>
                                            <a:blip r:embed="rId219"/>
                                            <a:srcRect/>
                                            <a:stretch>
                                              <a:fillRect/>
                                            </a:stretch>
                                          </pic:blipFill>
                                          <pic:spPr bwMode="auto">
                                            <a:xfrm>
                                              <a:off x="0" y="0"/>
                                              <a:ext cx="1371600" cy="1409700"/>
                                            </a:xfrm>
                                            <a:prstGeom prst="rect">
                                              <a:avLst/>
                                            </a:prstGeom>
                                            <a:noFill/>
                                            <a:ln w="9525">
                                              <a:noFill/>
                                              <a:miter lim="800000"/>
                                              <a:headEnd/>
                                              <a:tailEnd/>
                                            </a:ln>
                                          </pic:spPr>
                                        </pic:pic>
                                      </a:graphicData>
                                    </a:graphic>
                                  </wp:inline>
                                </w:drawing>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gridSpan w:val="3"/>
            <w:hideMark/>
          </w:tcPr>
          <w:tbl>
            <w:tblPr>
              <w:tblW w:w="5000" w:type="pct"/>
              <w:tblCellSpacing w:w="30" w:type="dxa"/>
              <w:tblCellMar>
                <w:left w:w="0" w:type="dxa"/>
                <w:right w:w="0" w:type="dxa"/>
              </w:tblCellMar>
              <w:tblLook w:val="04A0"/>
            </w:tblPr>
            <w:tblGrid>
              <w:gridCol w:w="8504"/>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00"/>
                      <w:sz w:val="20"/>
                      <w:lang w:eastAsia="es-ES"/>
                    </w:rPr>
                    <w:lastRenderedPageBreak/>
                    <w:t xml:space="preserve">   Tiene abajo a la derecha una pestañita que con la uña podemos colocar hacia arriba o hacia abajo, y que sirve para proteger contra escritura, es decir, si la pestañita está en la parte superior se podrá grabar algo en él, pero si la tenemos hacia abajo, cuando intentemos escribir algo en él Windows sacará un mensaje de error como este: </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lang w:eastAsia="es-ES"/>
                    </w:rPr>
                    <w:t>           </w:t>
                  </w:r>
                  <w:r>
                    <w:rPr>
                      <w:rFonts w:ascii="Arial" w:eastAsia="Times New Roman" w:hAnsi="Arial" w:cs="Arial"/>
                      <w:noProof/>
                      <w:color w:val="000000"/>
                      <w:sz w:val="20"/>
                      <w:szCs w:val="20"/>
                      <w:lang w:eastAsia="es-ES"/>
                    </w:rPr>
                    <w:drawing>
                      <wp:inline distT="0" distB="0" distL="0" distR="0">
                        <wp:extent cx="4295775" cy="1238250"/>
                        <wp:effectExtent l="19050" t="0" r="9525" b="0"/>
                        <wp:docPr id="719" name="Imagen 719" descr="http://www.deseoaprender.com/LeccInfBasica/InfBasicaLecc22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www.deseoaprender.com/LeccInfBasica/InfBasicaLecc22_clip_image004.jpg"/>
                                <pic:cNvPicPr>
                                  <a:picLocks noChangeAspect="1" noChangeArrowheads="1"/>
                                </pic:cNvPicPr>
                              </pic:nvPicPr>
                              <pic:blipFill>
                                <a:blip r:embed="rId220"/>
                                <a:srcRect/>
                                <a:stretch>
                                  <a:fillRect/>
                                </a:stretch>
                              </pic:blipFill>
                              <pic:spPr bwMode="auto">
                                <a:xfrm>
                                  <a:off x="0" y="0"/>
                                  <a:ext cx="4295775" cy="1238250"/>
                                </a:xfrm>
                                <a:prstGeom prst="rect">
                                  <a:avLst/>
                                </a:prstGeom>
                                <a:noFill/>
                                <a:ln w="9525">
                                  <a:noFill/>
                                  <a:miter lim="800000"/>
                                  <a:headEnd/>
                                  <a:tailEnd/>
                                </a:ln>
                              </pic:spPr>
                            </pic:pic>
                          </a:graphicData>
                        </a:graphic>
                      </wp:inline>
                    </w:drawing>
                  </w:r>
                  <w:r w:rsidRPr="007A3021">
                    <w:rPr>
                      <w:rFonts w:ascii="Arial" w:eastAsia="Times New Roman" w:hAnsi="Arial" w:cs="Arial"/>
                      <w:color w:val="000033"/>
                      <w:sz w:val="18"/>
                      <w:szCs w:val="18"/>
                      <w:lang w:eastAsia="es-ES"/>
                    </w:rPr>
                    <w:t xml:space="preserve">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proofErr w:type="gramStart"/>
                  <w:r w:rsidRPr="007A3021">
                    <w:rPr>
                      <w:rFonts w:ascii="Arial" w:eastAsia="Times New Roman" w:hAnsi="Arial" w:cs="Arial"/>
                      <w:color w:val="000000"/>
                      <w:sz w:val="20"/>
                      <w:szCs w:val="20"/>
                      <w:lang w:eastAsia="es-ES"/>
                    </w:rPr>
                    <w:t>que</w:t>
                  </w:r>
                  <w:proofErr w:type="gramEnd"/>
                  <w:r w:rsidRPr="007A3021">
                    <w:rPr>
                      <w:rFonts w:ascii="Arial" w:eastAsia="Times New Roman" w:hAnsi="Arial" w:cs="Arial"/>
                      <w:color w:val="000000"/>
                      <w:sz w:val="20"/>
                      <w:szCs w:val="20"/>
                      <w:lang w:eastAsia="es-ES"/>
                    </w:rPr>
                    <w:t xml:space="preserve"> está claro nos avisa de que subamos la pestaña para que pueda escribir.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 </w:t>
                  </w:r>
                  <w:r w:rsidRPr="007A3021">
                    <w:rPr>
                      <w:rFonts w:ascii="Arial" w:eastAsia="Times New Roman" w:hAnsi="Arial" w:cs="Arial"/>
                      <w:i/>
                      <w:iCs/>
                      <w:color w:val="000000"/>
                      <w:sz w:val="20"/>
                      <w:szCs w:val="20"/>
                      <w:lang w:eastAsia="es-ES"/>
                    </w:rPr>
                    <w:t xml:space="preserve">vamos a ver como se usa </w:t>
                  </w:r>
                  <w:r w:rsidRPr="007A3021">
                    <w:rPr>
                      <w:rFonts w:ascii="Arial" w:eastAsia="Times New Roman" w:hAnsi="Arial" w:cs="Arial"/>
                      <w:color w:val="000000"/>
                      <w:sz w:val="20"/>
                      <w:szCs w:val="20"/>
                      <w:lang w:eastAsia="es-ES"/>
                    </w:rPr>
                    <w:t xml:space="preserve">: </w:t>
                  </w:r>
                  <w:proofErr w:type="spellStart"/>
                  <w:r w:rsidRPr="007A3021">
                    <w:rPr>
                      <w:rFonts w:ascii="Arial" w:eastAsia="Times New Roman" w:hAnsi="Arial" w:cs="Arial"/>
                      <w:color w:val="000000"/>
                      <w:sz w:val="20"/>
                      <w:szCs w:val="20"/>
                      <w:lang w:eastAsia="es-ES"/>
                    </w:rPr>
                    <w:t>como</w:t>
                  </w:r>
                  <w:proofErr w:type="spellEnd"/>
                  <w:r w:rsidRPr="007A3021">
                    <w:rPr>
                      <w:rFonts w:ascii="Arial" w:eastAsia="Times New Roman" w:hAnsi="Arial" w:cs="Arial"/>
                      <w:color w:val="000000"/>
                      <w:sz w:val="20"/>
                      <w:szCs w:val="20"/>
                      <w:lang w:eastAsia="es-ES"/>
                    </w:rPr>
                    <w:t xml:space="preserve"> vamos a grabar en él, pues ya sabes, pestaña hacia arriba y lo introducimos en la </w:t>
                  </w:r>
                  <w:proofErr w:type="spellStart"/>
                  <w:r w:rsidRPr="007A3021">
                    <w:rPr>
                      <w:rFonts w:ascii="Arial" w:eastAsia="Times New Roman" w:hAnsi="Arial" w:cs="Arial"/>
                      <w:color w:val="000000"/>
                      <w:sz w:val="20"/>
                      <w:szCs w:val="20"/>
                      <w:lang w:eastAsia="es-ES"/>
                    </w:rPr>
                    <w:t>disketera</w:t>
                  </w:r>
                  <w:proofErr w:type="spellEnd"/>
                  <w:r w:rsidRPr="007A3021">
                    <w:rPr>
                      <w:rFonts w:ascii="Arial" w:eastAsia="Times New Roman" w:hAnsi="Arial" w:cs="Arial"/>
                      <w:color w:val="000000"/>
                      <w:sz w:val="20"/>
                      <w:szCs w:val="20"/>
                      <w:lang w:eastAsia="es-ES"/>
                    </w:rPr>
                    <w:t xml:space="preserve"> (que se encuentra en la parte frontal del ordenador y verás que tiene una abertura de unos 9 centímetros ) y la forma de introducirlo es siempre en esta posición y </w:t>
                  </w:r>
                  <w:proofErr w:type="spellStart"/>
                  <w:r w:rsidRPr="007A3021">
                    <w:rPr>
                      <w:rFonts w:ascii="Arial" w:eastAsia="Times New Roman" w:hAnsi="Arial" w:cs="Arial"/>
                      <w:color w:val="000000"/>
                      <w:sz w:val="20"/>
                      <w:szCs w:val="20"/>
                      <w:lang w:eastAsia="es-ES"/>
                    </w:rPr>
                    <w:t>apretas</w:t>
                  </w:r>
                  <w:proofErr w:type="spellEnd"/>
                  <w:r w:rsidRPr="007A3021">
                    <w:rPr>
                      <w:rFonts w:ascii="Arial" w:eastAsia="Times New Roman" w:hAnsi="Arial" w:cs="Arial"/>
                      <w:color w:val="000000"/>
                      <w:sz w:val="20"/>
                      <w:szCs w:val="20"/>
                      <w:lang w:eastAsia="es-ES"/>
                    </w:rPr>
                    <w:t xml:space="preserve"> un poco hasta que oigas un </w:t>
                  </w:r>
                  <w:proofErr w:type="spellStart"/>
                  <w:r w:rsidRPr="007A3021">
                    <w:rPr>
                      <w:rFonts w:ascii="Arial" w:eastAsia="Times New Roman" w:hAnsi="Arial" w:cs="Arial"/>
                      <w:color w:val="000000"/>
                      <w:sz w:val="20"/>
                      <w:szCs w:val="20"/>
                      <w:lang w:eastAsia="es-ES"/>
                    </w:rPr>
                    <w:t>click</w:t>
                  </w:r>
                  <w:proofErr w:type="spellEnd"/>
                  <w:r w:rsidRPr="007A3021">
                    <w:rPr>
                      <w:rFonts w:ascii="Arial" w:eastAsia="Times New Roman" w:hAnsi="Arial" w:cs="Arial"/>
                      <w:color w:val="000000"/>
                      <w:sz w:val="20"/>
                      <w:szCs w:val="20"/>
                      <w:lang w:eastAsia="es-ES"/>
                    </w:rPr>
                    <w:t xml:space="preserve"> y la </w:t>
                  </w:r>
                  <w:proofErr w:type="spellStart"/>
                  <w:r w:rsidRPr="007A3021">
                    <w:rPr>
                      <w:rFonts w:ascii="Arial" w:eastAsia="Times New Roman" w:hAnsi="Arial" w:cs="Arial"/>
                      <w:color w:val="000000"/>
                      <w:sz w:val="20"/>
                      <w:szCs w:val="20"/>
                      <w:lang w:eastAsia="es-ES"/>
                    </w:rPr>
                    <w:t>disketera</w:t>
                  </w:r>
                  <w:proofErr w:type="spellEnd"/>
                  <w:r w:rsidRPr="007A3021">
                    <w:rPr>
                      <w:rFonts w:ascii="Arial" w:eastAsia="Times New Roman" w:hAnsi="Arial" w:cs="Arial"/>
                      <w:color w:val="000000"/>
                      <w:sz w:val="20"/>
                      <w:szCs w:val="20"/>
                      <w:lang w:eastAsia="es-ES"/>
                    </w:rPr>
                    <w:t xml:space="preserve"> lo sujeta en el interior:</w:t>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30" w:type="dxa"/>
              </w:trPr>
              <w:tc>
                <w:tcPr>
                  <w:tcW w:w="0" w:type="auto"/>
                  <w:vAlign w:val="center"/>
                  <w:hideMark/>
                </w:tcPr>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Arial" w:eastAsia="Times New Roman" w:hAnsi="Arial" w:cs="Arial"/>
                      <w:noProof/>
                      <w:color w:val="000000"/>
                      <w:sz w:val="20"/>
                      <w:szCs w:val="20"/>
                      <w:lang w:eastAsia="es-ES"/>
                    </w:rPr>
                    <w:drawing>
                      <wp:inline distT="0" distB="0" distL="0" distR="0">
                        <wp:extent cx="1304925" cy="1438275"/>
                        <wp:effectExtent l="19050" t="0" r="9525" b="0"/>
                        <wp:docPr id="720" name="Imagen 720" descr="http://www.deseoaprender.com/LeccInfBasica/InfBasicaLecc22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www.deseoaprender.com/LeccInfBasica/InfBasicaLecc22_clip_image006.jpg"/>
                                <pic:cNvPicPr>
                                  <a:picLocks noChangeAspect="1" noChangeArrowheads="1"/>
                                </pic:cNvPicPr>
                              </pic:nvPicPr>
                              <pic:blipFill>
                                <a:blip r:embed="rId221"/>
                                <a:srcRect/>
                                <a:stretch>
                                  <a:fillRect/>
                                </a:stretch>
                              </pic:blipFill>
                              <pic:spPr bwMode="auto">
                                <a:xfrm>
                                  <a:off x="0" y="0"/>
                                  <a:ext cx="1304925" cy="1438275"/>
                                </a:xfrm>
                                <a:prstGeom prst="rect">
                                  <a:avLst/>
                                </a:prstGeom>
                                <a:noFill/>
                                <a:ln w="9525">
                                  <a:noFill/>
                                  <a:miter lim="800000"/>
                                  <a:headEnd/>
                                  <a:tailEnd/>
                                </a:ln>
                              </pic:spPr>
                            </pic:pic>
                          </a:graphicData>
                        </a:graphic>
                      </wp:inline>
                    </w:drawing>
                  </w:r>
                </w:p>
              </w:tc>
            </w:tr>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Una vez introducido, arrancas el Explorador y en el apartado "Disco de 31/2 (A:)" será donde tengamos que realizar todas las operaciones.-Vamos ahora a crear un archivo y guardarlo en el diskette.-Para ello pues por ejemplo abre Word </w:t>
                  </w:r>
                  <w:proofErr w:type="spellStart"/>
                  <w:r w:rsidRPr="007A3021">
                    <w:rPr>
                      <w:rFonts w:ascii="Arial" w:eastAsia="Times New Roman" w:hAnsi="Arial" w:cs="Arial"/>
                      <w:color w:val="000000"/>
                      <w:sz w:val="20"/>
                      <w:szCs w:val="20"/>
                      <w:lang w:eastAsia="es-ES"/>
                    </w:rPr>
                    <w:t>Pad</w:t>
                  </w:r>
                  <w:proofErr w:type="spellEnd"/>
                  <w:r w:rsidRPr="007A3021">
                    <w:rPr>
                      <w:rFonts w:ascii="Arial" w:eastAsia="Times New Roman" w:hAnsi="Arial" w:cs="Arial"/>
                      <w:color w:val="000000"/>
                      <w:sz w:val="20"/>
                      <w:szCs w:val="20"/>
                      <w:lang w:eastAsia="es-ES"/>
                    </w:rPr>
                    <w:t>, y escribe en él lo que quieras, por ejemplo "para salvar al diskette" y luego ya sabes picas en el botón de arriba "Archivo" y luego picas en el menú en la opción "Guardar como..." y cuando te salga:</w:t>
                  </w:r>
                </w:p>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xml:space="preserve">        </w:t>
                  </w:r>
                </w:p>
                <w:p w:rsidR="007A3021" w:rsidRPr="007A3021" w:rsidRDefault="007A3021" w:rsidP="007A3021">
                  <w:pPr>
                    <w:spacing w:after="0" w:line="240" w:lineRule="auto"/>
                    <w:jc w:val="center"/>
                    <w:rPr>
                      <w:rFonts w:ascii="Arial" w:eastAsia="Times New Roman" w:hAnsi="Arial" w:cs="Arial"/>
                      <w:color w:val="000033"/>
                      <w:sz w:val="18"/>
                      <w:szCs w:val="18"/>
                      <w:lang w:eastAsia="es-ES"/>
                    </w:rPr>
                  </w:pPr>
                  <w:r>
                    <w:rPr>
                      <w:rFonts w:ascii="Arial" w:eastAsia="Times New Roman" w:hAnsi="Arial" w:cs="Arial"/>
                      <w:noProof/>
                      <w:color w:val="000000"/>
                      <w:sz w:val="20"/>
                      <w:szCs w:val="20"/>
                      <w:lang w:eastAsia="es-ES"/>
                    </w:rPr>
                    <w:lastRenderedPageBreak/>
                    <w:drawing>
                      <wp:inline distT="0" distB="0" distL="0" distR="0">
                        <wp:extent cx="4114800" cy="3114675"/>
                        <wp:effectExtent l="19050" t="0" r="0" b="0"/>
                        <wp:docPr id="721" name="Imagen 721" descr="http://www.deseoaprender.com/LeccInfBasica/InfBasicaLecc22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www.deseoaprender.com/LeccInfBasica/InfBasicaLecc22_clip_image008.jpg"/>
                                <pic:cNvPicPr>
                                  <a:picLocks noChangeAspect="1" noChangeArrowheads="1"/>
                                </pic:cNvPicPr>
                              </pic:nvPicPr>
                              <pic:blipFill>
                                <a:blip r:embed="rId222"/>
                                <a:srcRect/>
                                <a:stretch>
                                  <a:fillRect/>
                                </a:stretch>
                              </pic:blipFill>
                              <pic:spPr bwMode="auto">
                                <a:xfrm>
                                  <a:off x="0" y="0"/>
                                  <a:ext cx="4114800" cy="3114675"/>
                                </a:xfrm>
                                <a:prstGeom prst="rect">
                                  <a:avLst/>
                                </a:prstGeom>
                                <a:noFill/>
                                <a:ln w="9525">
                                  <a:noFill/>
                                  <a:miter lim="800000"/>
                                  <a:headEnd/>
                                  <a:tailEnd/>
                                </a:ln>
                              </pic:spPr>
                            </pic:pic>
                          </a:graphicData>
                        </a:graphic>
                      </wp:inline>
                    </w:drawing>
                  </w:r>
                  <w:r w:rsidRPr="007A3021">
                    <w:rPr>
                      <w:rFonts w:ascii="Arial" w:eastAsia="Times New Roman" w:hAnsi="Arial" w:cs="Arial"/>
                      <w:color w:val="000033"/>
                      <w:sz w:val="18"/>
                      <w:szCs w:val="18"/>
                      <w:lang w:eastAsia="es-ES"/>
                    </w:rPr>
                    <w:t xml:space="preserve">                </w:t>
                  </w:r>
                </w:p>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xml:space="preserve">        </w:t>
                  </w:r>
                </w:p>
                <w:p w:rsidR="007A3021" w:rsidRPr="007A3021" w:rsidRDefault="007A3021" w:rsidP="007A3021">
                  <w:pPr>
                    <w:spacing w:before="100" w:beforeAutospacing="1" w:after="240"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w:t>
                  </w:r>
                  <w:r w:rsidRPr="007A3021">
                    <w:rPr>
                      <w:rFonts w:ascii="Arial" w:eastAsia="Times New Roman" w:hAnsi="Arial" w:cs="Arial"/>
                      <w:color w:val="000000"/>
                      <w:sz w:val="20"/>
                      <w:szCs w:val="20"/>
                      <w:lang w:eastAsia="es-ES"/>
                    </w:rPr>
                    <w:br/>
                    <w:t>   Pues ya sabes que arriba tienes que picar en la flecha y en el desplegable elegir "</w:t>
                  </w:r>
                  <w:r w:rsidRPr="007A3021">
                    <w:rPr>
                      <w:rFonts w:ascii="Arial" w:eastAsia="Times New Roman" w:hAnsi="Arial" w:cs="Arial"/>
                      <w:color w:val="000000"/>
                      <w:sz w:val="20"/>
                      <w:szCs w:val="20"/>
                      <w:u w:val="single"/>
                      <w:lang w:eastAsia="es-ES"/>
                    </w:rPr>
                    <w:t>Disco de 31/2 (A:)</w:t>
                  </w:r>
                  <w:r w:rsidRPr="007A3021">
                    <w:rPr>
                      <w:rFonts w:ascii="Arial" w:eastAsia="Times New Roman" w:hAnsi="Arial" w:cs="Arial"/>
                      <w:color w:val="000000"/>
                      <w:sz w:val="20"/>
                      <w:szCs w:val="20"/>
                      <w:lang w:eastAsia="es-ES"/>
                    </w:rPr>
                    <w:t xml:space="preserve">", y abajo como Tipo: tiene que haber "Documento de texto", y finalmente en nombre le das p.ej. "documento diskette.txt" y picas sobre </w:t>
                  </w:r>
                  <w:r w:rsidRPr="007A3021">
                    <w:rPr>
                      <w:rFonts w:ascii="Arial" w:eastAsia="Times New Roman" w:hAnsi="Arial" w:cs="Arial"/>
                      <w:color w:val="000000"/>
                      <w:sz w:val="20"/>
                      <w:szCs w:val="20"/>
                      <w:u w:val="single"/>
                      <w:lang w:eastAsia="es-ES"/>
                    </w:rPr>
                    <w:t>botón "Guardar"</w:t>
                  </w:r>
                  <w:r w:rsidRPr="007A3021">
                    <w:rPr>
                      <w:rFonts w:ascii="Arial" w:eastAsia="Times New Roman" w:hAnsi="Arial" w:cs="Arial"/>
                      <w:color w:val="000000"/>
                      <w:sz w:val="20"/>
                      <w:szCs w:val="20"/>
                      <w:lang w:eastAsia="es-ES"/>
                    </w:rPr>
                    <w:t xml:space="preserve">; oirás como el diskette se arranca y empieza a funcionar y al cabo de un ratito (tienes que esperar que acabe porque puede tardar más o menos en función de la longitud del fichero.-De todas formas la mejor forma de saber que acabó es ver como la lucecita verde que hay en la </w:t>
                  </w:r>
                  <w:proofErr w:type="spellStart"/>
                  <w:r w:rsidRPr="007A3021">
                    <w:rPr>
                      <w:rFonts w:ascii="Arial" w:eastAsia="Times New Roman" w:hAnsi="Arial" w:cs="Arial"/>
                      <w:color w:val="000000"/>
                      <w:sz w:val="20"/>
                      <w:szCs w:val="20"/>
                      <w:lang w:eastAsia="es-ES"/>
                    </w:rPr>
                    <w:t>disketera</w:t>
                  </w:r>
                  <w:proofErr w:type="spellEnd"/>
                  <w:r w:rsidRPr="007A3021">
                    <w:rPr>
                      <w:rFonts w:ascii="Arial" w:eastAsia="Times New Roman" w:hAnsi="Arial" w:cs="Arial"/>
                      <w:color w:val="000000"/>
                      <w:sz w:val="20"/>
                      <w:szCs w:val="20"/>
                      <w:lang w:eastAsia="es-ES"/>
                    </w:rPr>
                    <w:t xml:space="preserve"> se ha apagado) el fichero se habrá grabado.-Lo puedes comprobar si miras en el Explorador, y picas sobre Disco de 31/2 (A:) que te mostrará a la derecha esto:</w:t>
                  </w:r>
                  <w:r w:rsidRPr="007A3021">
                    <w:rPr>
                      <w:rFonts w:ascii="Arial" w:eastAsia="Times New Roman" w:hAnsi="Arial" w:cs="Arial"/>
                      <w:color w:val="000000"/>
                      <w:sz w:val="20"/>
                      <w:szCs w:val="20"/>
                      <w:lang w:eastAsia="es-ES"/>
                    </w:rPr>
                    <w:br/>
                  </w:r>
                  <w:r w:rsidRPr="007A3021">
                    <w:rPr>
                      <w:rFonts w:ascii="Arial" w:eastAsia="Times New Roman" w:hAnsi="Arial" w:cs="Arial"/>
                      <w:color w:val="000000"/>
                      <w:sz w:val="20"/>
                      <w:szCs w:val="20"/>
                      <w:lang w:eastAsia="es-ES"/>
                    </w:rPr>
                    <w:br/>
                    <w:t>     </w:t>
                  </w:r>
                  <w:r>
                    <w:rPr>
                      <w:rFonts w:ascii="Arial" w:eastAsia="Times New Roman" w:hAnsi="Arial" w:cs="Arial"/>
                      <w:noProof/>
                      <w:color w:val="000000"/>
                      <w:sz w:val="20"/>
                      <w:szCs w:val="20"/>
                      <w:lang w:eastAsia="es-ES"/>
                    </w:rPr>
                    <w:drawing>
                      <wp:inline distT="0" distB="0" distL="0" distR="0">
                        <wp:extent cx="3657600" cy="1162050"/>
                        <wp:effectExtent l="19050" t="0" r="0" b="0"/>
                        <wp:docPr id="722" name="Imagen 722" descr="http://www.deseoaprender.com/LeccInfBasica/InfBasicaLecc22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www.deseoaprender.com/LeccInfBasica/InfBasicaLecc22_clip_image010.jpg"/>
                                <pic:cNvPicPr>
                                  <a:picLocks noChangeAspect="1" noChangeArrowheads="1"/>
                                </pic:cNvPicPr>
                              </pic:nvPicPr>
                              <pic:blipFill>
                                <a:blip r:embed="rId223"/>
                                <a:srcRect/>
                                <a:stretch>
                                  <a:fillRect/>
                                </a:stretch>
                              </pic:blipFill>
                              <pic:spPr bwMode="auto">
                                <a:xfrm>
                                  <a:off x="0" y="0"/>
                                  <a:ext cx="3657600" cy="1162050"/>
                                </a:xfrm>
                                <a:prstGeom prst="rect">
                                  <a:avLst/>
                                </a:prstGeom>
                                <a:noFill/>
                                <a:ln w="9525">
                                  <a:noFill/>
                                  <a:miter lim="800000"/>
                                  <a:headEnd/>
                                  <a:tailEnd/>
                                </a:ln>
                              </pic:spPr>
                            </pic:pic>
                          </a:graphicData>
                        </a:graphic>
                      </wp:inline>
                    </w:drawing>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lo que indica que el fichero "documento diskette.txt" ya lo tienes guardado en él (que no te confunda el otro fichero llamado "instalar.COM" porque es uno mío que estaba ya grabado en el diskette que he usado para esta práctica.-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 si tú ahora sacas el diskette de la </w:t>
                  </w:r>
                  <w:proofErr w:type="spellStart"/>
                  <w:r w:rsidRPr="007A3021">
                    <w:rPr>
                      <w:rFonts w:ascii="Arial" w:eastAsia="Times New Roman" w:hAnsi="Arial" w:cs="Arial"/>
                      <w:color w:val="000000"/>
                      <w:sz w:val="20"/>
                      <w:szCs w:val="20"/>
                      <w:lang w:eastAsia="es-ES"/>
                    </w:rPr>
                    <w:t>disketera</w:t>
                  </w:r>
                  <w:proofErr w:type="spellEnd"/>
                  <w:r w:rsidRPr="007A3021">
                    <w:rPr>
                      <w:rFonts w:ascii="Arial" w:eastAsia="Times New Roman" w:hAnsi="Arial" w:cs="Arial"/>
                      <w:color w:val="000000"/>
                      <w:sz w:val="20"/>
                      <w:szCs w:val="20"/>
                      <w:lang w:eastAsia="es-ES"/>
                    </w:rPr>
                    <w:t xml:space="preserve"> (apretando un </w:t>
                  </w:r>
                  <w:proofErr w:type="spellStart"/>
                  <w:r w:rsidRPr="007A3021">
                    <w:rPr>
                      <w:rFonts w:ascii="Arial" w:eastAsia="Times New Roman" w:hAnsi="Arial" w:cs="Arial"/>
                      <w:color w:val="000000"/>
                      <w:sz w:val="20"/>
                      <w:szCs w:val="20"/>
                      <w:lang w:eastAsia="es-ES"/>
                    </w:rPr>
                    <w:t>boton</w:t>
                  </w:r>
                  <w:proofErr w:type="spellEnd"/>
                  <w:r w:rsidRPr="007A3021">
                    <w:rPr>
                      <w:rFonts w:ascii="Arial" w:eastAsia="Times New Roman" w:hAnsi="Arial" w:cs="Arial"/>
                      <w:color w:val="000000"/>
                      <w:sz w:val="20"/>
                      <w:szCs w:val="20"/>
                      <w:lang w:eastAsia="es-ES"/>
                    </w:rPr>
                    <w:t xml:space="preserve"> que hay en ella, a su derecha) y te lo llevas, no habrá quedado rastro alguno del archivo en el ordenador ¿comprendido</w:t>
                  </w:r>
                  <w:proofErr w:type="gramStart"/>
                  <w:r w:rsidRPr="007A3021">
                    <w:rPr>
                      <w:rFonts w:ascii="Arial" w:eastAsia="Times New Roman" w:hAnsi="Arial" w:cs="Arial"/>
                      <w:color w:val="000000"/>
                      <w:sz w:val="20"/>
                      <w:szCs w:val="20"/>
                      <w:lang w:eastAsia="es-ES"/>
                    </w:rPr>
                    <w:t>?.</w:t>
                  </w:r>
                  <w:proofErr w:type="gramEnd"/>
                  <w:r w:rsidRPr="007A3021">
                    <w:rPr>
                      <w:rFonts w:ascii="Arial" w:eastAsia="Times New Roman" w:hAnsi="Arial" w:cs="Arial"/>
                      <w:color w:val="000000"/>
                      <w:sz w:val="20"/>
                      <w:szCs w:val="20"/>
                      <w:lang w:eastAsia="es-ES"/>
                    </w:rPr>
                    <w:t xml:space="preserve">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Pues de la misma forma explicada en temas anteriores </w:t>
                  </w:r>
                  <w:proofErr w:type="spellStart"/>
                  <w:r w:rsidRPr="007A3021">
                    <w:rPr>
                      <w:rFonts w:ascii="Arial" w:eastAsia="Times New Roman" w:hAnsi="Arial" w:cs="Arial"/>
                      <w:color w:val="000000"/>
                      <w:sz w:val="20"/>
                      <w:szCs w:val="20"/>
                      <w:lang w:eastAsia="es-ES"/>
                    </w:rPr>
                    <w:t>tu</w:t>
                  </w:r>
                  <w:proofErr w:type="spellEnd"/>
                  <w:r w:rsidRPr="007A3021">
                    <w:rPr>
                      <w:rFonts w:ascii="Arial" w:eastAsia="Times New Roman" w:hAnsi="Arial" w:cs="Arial"/>
                      <w:color w:val="000000"/>
                      <w:sz w:val="20"/>
                      <w:szCs w:val="20"/>
                      <w:lang w:eastAsia="es-ES"/>
                    </w:rPr>
                    <w:t xml:space="preserve"> podrías </w:t>
                  </w:r>
                  <w:r w:rsidRPr="007A3021">
                    <w:rPr>
                      <w:rFonts w:ascii="Arial" w:eastAsia="Times New Roman" w:hAnsi="Arial" w:cs="Arial"/>
                      <w:color w:val="000000"/>
                      <w:sz w:val="20"/>
                      <w:szCs w:val="20"/>
                      <w:u w:val="single"/>
                      <w:lang w:eastAsia="es-ES"/>
                    </w:rPr>
                    <w:t>crear en el diskette una Carpeta</w:t>
                  </w:r>
                  <w:r w:rsidRPr="007A3021">
                    <w:rPr>
                      <w:rFonts w:ascii="Arial" w:eastAsia="Times New Roman" w:hAnsi="Arial" w:cs="Arial"/>
                      <w:color w:val="000000"/>
                      <w:sz w:val="20"/>
                      <w:szCs w:val="20"/>
                      <w:lang w:eastAsia="es-ES"/>
                    </w:rPr>
                    <w:t xml:space="preserve"> por ejemplo, o una Subcarpeta y luego el archivo moverlo de una a otra; o podrías cambiar el nombre a dicho archivo o a cualquiera de las carpetas....</w:t>
                  </w:r>
                  <w:proofErr w:type="spellStart"/>
                  <w:r w:rsidRPr="007A3021">
                    <w:rPr>
                      <w:rFonts w:ascii="Arial" w:eastAsia="Times New Roman" w:hAnsi="Arial" w:cs="Arial"/>
                      <w:color w:val="000000"/>
                      <w:sz w:val="20"/>
                      <w:szCs w:val="20"/>
                      <w:lang w:eastAsia="es-ES"/>
                    </w:rPr>
                    <w:t>enfin</w:t>
                  </w:r>
                  <w:proofErr w:type="spellEnd"/>
                  <w:r w:rsidRPr="007A3021">
                    <w:rPr>
                      <w:rFonts w:ascii="Arial" w:eastAsia="Times New Roman" w:hAnsi="Arial" w:cs="Arial"/>
                      <w:color w:val="000000"/>
                      <w:sz w:val="20"/>
                      <w:szCs w:val="20"/>
                      <w:lang w:eastAsia="es-ES"/>
                    </w:rPr>
                    <w:t>, todo lo que se podía hacer sobre D</w:t>
                  </w:r>
                  <w:proofErr w:type="gramStart"/>
                  <w:r w:rsidRPr="007A3021">
                    <w:rPr>
                      <w:rFonts w:ascii="Arial" w:eastAsia="Times New Roman" w:hAnsi="Arial" w:cs="Arial"/>
                      <w:color w:val="000000"/>
                      <w:sz w:val="20"/>
                      <w:szCs w:val="20"/>
                      <w:lang w:eastAsia="es-ES"/>
                    </w:rPr>
                    <w:t>:,</w:t>
                  </w:r>
                  <w:proofErr w:type="gramEnd"/>
                  <w:r w:rsidRPr="007A3021">
                    <w:rPr>
                      <w:rFonts w:ascii="Arial" w:eastAsia="Times New Roman" w:hAnsi="Arial" w:cs="Arial"/>
                      <w:color w:val="000000"/>
                      <w:sz w:val="20"/>
                      <w:szCs w:val="20"/>
                      <w:lang w:eastAsia="es-ES"/>
                    </w:rPr>
                    <w:t xml:space="preserve"> se puede hacer sobre el diskette, sin más que en el Explorador trabajar siempre sobre "Disco de 31/2 (A:)".-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 es todo lo que creo debes aprender en este curso sobre los diskettes, aunque quedaría mucho por ver aún pero prefiero que tú mismo vayas explorando las posibilidades de este medio a través de practicar; yo únicamente pretendo que lo conozcas y te familiarices un poco </w:t>
                  </w:r>
                  <w:r w:rsidRPr="007A3021">
                    <w:rPr>
                      <w:rFonts w:ascii="Arial" w:eastAsia="Times New Roman" w:hAnsi="Arial" w:cs="Arial"/>
                      <w:color w:val="000000"/>
                      <w:sz w:val="20"/>
                      <w:szCs w:val="20"/>
                      <w:lang w:eastAsia="es-ES"/>
                    </w:rPr>
                    <w:lastRenderedPageBreak/>
                    <w:t xml:space="preserve">sobre su uso.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Para acabar, lo mismo que hemos explicado con los diskettes se puede también hacer con los hoy más populares </w:t>
                  </w:r>
                  <w:proofErr w:type="spellStart"/>
                  <w:r w:rsidRPr="007A3021">
                    <w:rPr>
                      <w:rFonts w:ascii="Arial" w:eastAsia="Times New Roman" w:hAnsi="Arial" w:cs="Arial"/>
                      <w:color w:val="000000"/>
                      <w:sz w:val="20"/>
                      <w:szCs w:val="20"/>
                      <w:lang w:eastAsia="es-ES"/>
                    </w:rPr>
                    <w:t>CD's</w:t>
                  </w:r>
                  <w:proofErr w:type="spellEnd"/>
                  <w:r w:rsidRPr="007A3021">
                    <w:rPr>
                      <w:rFonts w:ascii="Arial" w:eastAsia="Times New Roman" w:hAnsi="Arial" w:cs="Arial"/>
                      <w:color w:val="000000"/>
                      <w:sz w:val="20"/>
                      <w:szCs w:val="20"/>
                      <w:lang w:eastAsia="es-ES"/>
                    </w:rPr>
                    <w:t xml:space="preserve"> en los que se puede grabar todo tipo de cosas también (con la ventaja de que dispone de 650 </w:t>
                  </w:r>
                  <w:proofErr w:type="spellStart"/>
                  <w:r w:rsidRPr="007A3021">
                    <w:rPr>
                      <w:rFonts w:ascii="Arial" w:eastAsia="Times New Roman" w:hAnsi="Arial" w:cs="Arial"/>
                      <w:color w:val="000000"/>
                      <w:sz w:val="20"/>
                      <w:szCs w:val="20"/>
                      <w:lang w:eastAsia="es-ES"/>
                    </w:rPr>
                    <w:t>Mb.</w:t>
                  </w:r>
                  <w:proofErr w:type="spellEnd"/>
                  <w:r w:rsidRPr="007A3021">
                    <w:rPr>
                      <w:rFonts w:ascii="Arial" w:eastAsia="Times New Roman" w:hAnsi="Arial" w:cs="Arial"/>
                      <w:color w:val="000000"/>
                      <w:sz w:val="20"/>
                      <w:szCs w:val="20"/>
                      <w:lang w:eastAsia="es-ES"/>
                    </w:rPr>
                    <w:t xml:space="preserve">, ¡más de cuatrocientas veces la capacidad de un diskette!), siempre que tu PC disponga de una unidad de </w:t>
                  </w:r>
                  <w:proofErr w:type="spellStart"/>
                  <w:r w:rsidRPr="007A3021">
                    <w:rPr>
                      <w:rFonts w:ascii="Arial" w:eastAsia="Times New Roman" w:hAnsi="Arial" w:cs="Arial"/>
                      <w:color w:val="000000"/>
                      <w:sz w:val="20"/>
                      <w:szCs w:val="20"/>
                      <w:lang w:eastAsia="es-ES"/>
                    </w:rPr>
                    <w:t>CD's</w:t>
                  </w:r>
                  <w:proofErr w:type="spellEnd"/>
                  <w:r w:rsidRPr="007A3021">
                    <w:rPr>
                      <w:rFonts w:ascii="Arial" w:eastAsia="Times New Roman" w:hAnsi="Arial" w:cs="Arial"/>
                      <w:color w:val="000000"/>
                      <w:sz w:val="20"/>
                      <w:szCs w:val="20"/>
                      <w:lang w:eastAsia="es-ES"/>
                    </w:rPr>
                    <w:t xml:space="preserve"> lo cual es muy probable (salvo que el ordenador sea muy </w:t>
                  </w:r>
                  <w:proofErr w:type="spellStart"/>
                  <w:r w:rsidRPr="007A3021">
                    <w:rPr>
                      <w:rFonts w:ascii="Arial" w:eastAsia="Times New Roman" w:hAnsi="Arial" w:cs="Arial"/>
                      <w:color w:val="000000"/>
                      <w:sz w:val="20"/>
                      <w:szCs w:val="20"/>
                      <w:lang w:eastAsia="es-ES"/>
                    </w:rPr>
                    <w:t>muy</w:t>
                  </w:r>
                  <w:proofErr w:type="spellEnd"/>
                  <w:r w:rsidRPr="007A3021">
                    <w:rPr>
                      <w:rFonts w:ascii="Arial" w:eastAsia="Times New Roman" w:hAnsi="Arial" w:cs="Arial"/>
                      <w:color w:val="000000"/>
                      <w:sz w:val="20"/>
                      <w:szCs w:val="20"/>
                      <w:lang w:eastAsia="es-ES"/>
                    </w:rPr>
                    <w:t xml:space="preserve"> antiguo).-En este caso solo sería saber </w:t>
                  </w:r>
                  <w:proofErr w:type="spellStart"/>
                  <w:r w:rsidRPr="007A3021">
                    <w:rPr>
                      <w:rFonts w:ascii="Arial" w:eastAsia="Times New Roman" w:hAnsi="Arial" w:cs="Arial"/>
                      <w:color w:val="000000"/>
                      <w:sz w:val="20"/>
                      <w:szCs w:val="20"/>
                      <w:lang w:eastAsia="es-ES"/>
                    </w:rPr>
                    <w:t>cual</w:t>
                  </w:r>
                  <w:proofErr w:type="spellEnd"/>
                  <w:r w:rsidRPr="007A3021">
                    <w:rPr>
                      <w:rFonts w:ascii="Arial" w:eastAsia="Times New Roman" w:hAnsi="Arial" w:cs="Arial"/>
                      <w:color w:val="000000"/>
                      <w:sz w:val="20"/>
                      <w:szCs w:val="20"/>
                      <w:lang w:eastAsia="es-ES"/>
                    </w:rPr>
                    <w:t xml:space="preserve"> es la unidad de </w:t>
                  </w:r>
                  <w:proofErr w:type="spellStart"/>
                  <w:r w:rsidRPr="007A3021">
                    <w:rPr>
                      <w:rFonts w:ascii="Arial" w:eastAsia="Times New Roman" w:hAnsi="Arial" w:cs="Arial"/>
                      <w:color w:val="000000"/>
                      <w:sz w:val="20"/>
                      <w:szCs w:val="20"/>
                      <w:lang w:eastAsia="es-ES"/>
                    </w:rPr>
                    <w:t>CD's</w:t>
                  </w:r>
                  <w:proofErr w:type="spellEnd"/>
                  <w:r w:rsidRPr="007A3021">
                    <w:rPr>
                      <w:rFonts w:ascii="Arial" w:eastAsia="Times New Roman" w:hAnsi="Arial" w:cs="Arial"/>
                      <w:color w:val="000000"/>
                      <w:sz w:val="20"/>
                      <w:szCs w:val="20"/>
                      <w:lang w:eastAsia="es-ES"/>
                    </w:rPr>
                    <w:t xml:space="preserve"> (que normalmente el Explorador la tiene por ejemplo como "Unidad CD-RW (E:)" o algo parecido) y como siempre, realizar los trabajos colocados sobre esa unidad.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szCs w:val="20"/>
                      <w:lang w:eastAsia="es-ES"/>
                    </w:rPr>
                    <w:t xml:space="preserve">   Y más modernos aún son los </w:t>
                  </w:r>
                  <w:proofErr w:type="spellStart"/>
                  <w:r w:rsidRPr="007A3021">
                    <w:rPr>
                      <w:rFonts w:ascii="Arial" w:eastAsia="Times New Roman" w:hAnsi="Arial" w:cs="Arial"/>
                      <w:color w:val="000000"/>
                      <w:sz w:val="20"/>
                      <w:szCs w:val="20"/>
                      <w:lang w:eastAsia="es-ES"/>
                    </w:rPr>
                    <w:t>DVD's</w:t>
                  </w:r>
                  <w:proofErr w:type="spellEnd"/>
                  <w:r w:rsidRPr="007A3021">
                    <w:rPr>
                      <w:rFonts w:ascii="Arial" w:eastAsia="Times New Roman" w:hAnsi="Arial" w:cs="Arial"/>
                      <w:color w:val="000000"/>
                      <w:sz w:val="20"/>
                      <w:szCs w:val="20"/>
                      <w:lang w:eastAsia="es-ES"/>
                    </w:rPr>
                    <w:t xml:space="preserve"> en los que ya la capacidad se </w:t>
                  </w:r>
                  <w:proofErr w:type="spellStart"/>
                  <w:r w:rsidRPr="007A3021">
                    <w:rPr>
                      <w:rFonts w:ascii="Arial" w:eastAsia="Times New Roman" w:hAnsi="Arial" w:cs="Arial"/>
                      <w:color w:val="000000"/>
                      <w:sz w:val="20"/>
                      <w:szCs w:val="20"/>
                      <w:lang w:eastAsia="es-ES"/>
                    </w:rPr>
                    <w:t>vá</w:t>
                  </w:r>
                  <w:proofErr w:type="spellEnd"/>
                  <w:r w:rsidRPr="007A3021">
                    <w:rPr>
                      <w:rFonts w:ascii="Arial" w:eastAsia="Times New Roman" w:hAnsi="Arial" w:cs="Arial"/>
                      <w:color w:val="000000"/>
                      <w:sz w:val="20"/>
                      <w:szCs w:val="20"/>
                      <w:lang w:eastAsia="es-ES"/>
                    </w:rPr>
                    <w:t xml:space="preserve"> ya a los 4,6 </w:t>
                  </w:r>
                  <w:proofErr w:type="spellStart"/>
                  <w:r w:rsidRPr="007A3021">
                    <w:rPr>
                      <w:rFonts w:ascii="Arial" w:eastAsia="Times New Roman" w:hAnsi="Arial" w:cs="Arial"/>
                      <w:color w:val="000000"/>
                      <w:sz w:val="20"/>
                      <w:szCs w:val="20"/>
                      <w:lang w:eastAsia="es-ES"/>
                    </w:rPr>
                    <w:t>Gb</w:t>
                  </w:r>
                  <w:proofErr w:type="spellEnd"/>
                  <w:r w:rsidRPr="007A3021">
                    <w:rPr>
                      <w:rFonts w:ascii="Arial" w:eastAsia="Times New Roman" w:hAnsi="Arial" w:cs="Arial"/>
                      <w:color w:val="000000"/>
                      <w:sz w:val="20"/>
                      <w:szCs w:val="20"/>
                      <w:lang w:eastAsia="es-ES"/>
                    </w:rPr>
                    <w:t xml:space="preserve"> </w:t>
                  </w:r>
                  <w:proofErr w:type="gramStart"/>
                  <w:r w:rsidRPr="007A3021">
                    <w:rPr>
                      <w:rFonts w:ascii="Arial" w:eastAsia="Times New Roman" w:hAnsi="Arial" w:cs="Arial"/>
                      <w:color w:val="000000"/>
                      <w:sz w:val="20"/>
                      <w:szCs w:val="20"/>
                      <w:lang w:eastAsia="es-ES"/>
                    </w:rPr>
                    <w:t>( ¡</w:t>
                  </w:r>
                  <w:proofErr w:type="gramEnd"/>
                  <w:r w:rsidRPr="007A3021">
                    <w:rPr>
                      <w:rFonts w:ascii="Arial" w:eastAsia="Times New Roman" w:hAnsi="Arial" w:cs="Arial"/>
                      <w:color w:val="000000"/>
                      <w:sz w:val="20"/>
                      <w:szCs w:val="20"/>
                      <w:lang w:eastAsia="es-ES"/>
                    </w:rPr>
                    <w:t>más de siete veces la capacidad de un CD! y si calculamos los diskettes...."tropecientos mil").</w:t>
                  </w:r>
                </w:p>
              </w:tc>
            </w:tr>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r w:rsidR="007A3021" w:rsidRPr="007A3021">
        <w:trPr>
          <w:tblCellSpacing w:w="0" w:type="dxa"/>
        </w:trPr>
        <w:tc>
          <w:tcPr>
            <w:tcW w:w="0" w:type="auto"/>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lastRenderedPageBreak/>
              <w:t> </w:t>
            </w:r>
          </w:p>
        </w:tc>
        <w:tc>
          <w:tcPr>
            <w:tcW w:w="0" w:type="auto"/>
            <w:gridSpan w:val="2"/>
            <w:hideMark/>
          </w:tcPr>
          <w:p w:rsidR="007A3021" w:rsidRPr="007A3021" w:rsidRDefault="007A3021" w:rsidP="007A3021">
            <w:pPr>
              <w:spacing w:after="0" w:line="240" w:lineRule="auto"/>
              <w:jc w:val="right"/>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t> </w:t>
            </w:r>
          </w:p>
        </w:tc>
      </w:tr>
      <w:tr w:rsidR="007A3021" w:rsidRPr="007A3021">
        <w:trPr>
          <w:tblCellSpacing w:w="0" w:type="dxa"/>
        </w:trPr>
        <w:tc>
          <w:tcPr>
            <w:tcW w:w="0" w:type="auto"/>
            <w:hideMark/>
          </w:tcPr>
          <w:tbl>
            <w:tblPr>
              <w:tblW w:w="5000" w:type="pct"/>
              <w:tblCellSpacing w:w="30" w:type="dxa"/>
              <w:tblCellMar>
                <w:left w:w="0" w:type="dxa"/>
                <w:right w:w="0" w:type="dxa"/>
              </w:tblCellMar>
              <w:tblLook w:val="04A0"/>
            </w:tblPr>
            <w:tblGrid>
              <w:gridCol w:w="798"/>
            </w:tblGrid>
            <w:tr w:rsidR="007A3021" w:rsidRPr="007A3021">
              <w:trPr>
                <w:tblCellSpacing w:w="30" w:type="dxa"/>
              </w:trPr>
              <w:tc>
                <w:tcPr>
                  <w:tcW w:w="0" w:type="auto"/>
                  <w:vAlign w:val="center"/>
                  <w:hideMark/>
                </w:tcPr>
                <w:p w:rsidR="007A3021" w:rsidRPr="007A3021" w:rsidRDefault="007A3021" w:rsidP="007A3021">
                  <w:pPr>
                    <w:spacing w:after="0" w:line="240" w:lineRule="auto"/>
                    <w:rPr>
                      <w:rFonts w:ascii="Arial" w:eastAsia="Times New Roman" w:hAnsi="Arial" w:cs="Arial"/>
                      <w:color w:val="000033"/>
                      <w:sz w:val="18"/>
                      <w:szCs w:val="18"/>
                      <w:lang w:eastAsia="es-ES"/>
                    </w:rPr>
                  </w:pP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r w:rsidRPr="007A3021">
                    <w:rPr>
                      <w:rFonts w:ascii="Arial" w:eastAsia="Times New Roman" w:hAnsi="Arial" w:cs="Arial"/>
                      <w:color w:val="000033"/>
                      <w:sz w:val="18"/>
                      <w:szCs w:val="18"/>
                      <w:lang w:eastAsia="es-ES"/>
                    </w:rPr>
                    <w:pic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c>
          <w:tcPr>
            <w:tcW w:w="0" w:type="auto"/>
            <w:gridSpan w:val="2"/>
            <w:hideMark/>
          </w:tcPr>
          <w:tbl>
            <w:tblPr>
              <w:tblW w:w="5000" w:type="pct"/>
              <w:tblCellSpacing w:w="30" w:type="dxa"/>
              <w:tblCellMar>
                <w:left w:w="0" w:type="dxa"/>
                <w:right w:w="0" w:type="dxa"/>
              </w:tblCellMar>
              <w:tblLook w:val="04A0"/>
            </w:tblPr>
            <w:tblGrid>
              <w:gridCol w:w="7706"/>
            </w:tblGrid>
            <w:tr w:rsidR="007A3021" w:rsidRPr="007A3021">
              <w:trPr>
                <w:tblCellSpacing w:w="30" w:type="dxa"/>
              </w:trPr>
              <w:tc>
                <w:tcPr>
                  <w:tcW w:w="0" w:type="auto"/>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color w:val="000000"/>
                      <w:sz w:val="20"/>
                      <w:lang w:eastAsia="es-ES"/>
                    </w:rPr>
                    <w:t>    </w:t>
                  </w:r>
                  <w:r w:rsidRPr="007A3021">
                    <w:rPr>
                      <w:rFonts w:ascii="Arial" w:eastAsia="Times New Roman" w:hAnsi="Arial" w:cs="Arial"/>
                      <w:i/>
                      <w:iCs/>
                      <w:color w:val="000000"/>
                      <w:sz w:val="20"/>
                      <w:szCs w:val="20"/>
                      <w:lang w:eastAsia="es-ES"/>
                    </w:rPr>
                    <w:t xml:space="preserve">Amigos..., estoy repasando el guión que me había creado antes de empezar a dar forma a este curso, y aquí pone: "finalizar y despedirse", lo cual quiere decir que se ha acabado todo aquello que he </w:t>
                  </w:r>
                  <w:proofErr w:type="spellStart"/>
                  <w:r w:rsidRPr="007A3021">
                    <w:rPr>
                      <w:rFonts w:ascii="Arial" w:eastAsia="Times New Roman" w:hAnsi="Arial" w:cs="Arial"/>
                      <w:i/>
                      <w:iCs/>
                      <w:color w:val="000000"/>
                      <w:sz w:val="20"/>
                      <w:szCs w:val="20"/>
                      <w:lang w:eastAsia="es-ES"/>
                    </w:rPr>
                    <w:t>creido</w:t>
                  </w:r>
                  <w:proofErr w:type="spellEnd"/>
                  <w:r w:rsidRPr="007A3021">
                    <w:rPr>
                      <w:rFonts w:ascii="Arial" w:eastAsia="Times New Roman" w:hAnsi="Arial" w:cs="Arial"/>
                      <w:i/>
                      <w:iCs/>
                      <w:color w:val="000000"/>
                      <w:sz w:val="20"/>
                      <w:szCs w:val="20"/>
                      <w:lang w:eastAsia="es-ES"/>
                    </w:rPr>
                    <w:t xml:space="preserve"> conveniente enseñaros, muy a mi pesar porque de verdad que le estaba cogiendo el gustillo a esto y las capturas de pantalla que son tan engorrosas ya me salían como churros.-De todas formas esto de no teneros delante, tan impersonal, frustra un poco porque a mí lo que de verdad me hubiese gustado es veros la cara uno a uno y (salvo que fueseis miles) daros un abrazo pero.... </w:t>
                  </w:r>
                </w:p>
                <w:p w:rsidR="007A3021" w:rsidRPr="007A3021" w:rsidRDefault="007A3021" w:rsidP="007A3021">
                  <w:pPr>
                    <w:spacing w:before="100" w:beforeAutospacing="1" w:after="100" w:afterAutospacing="1" w:line="240" w:lineRule="auto"/>
                    <w:rPr>
                      <w:rFonts w:ascii="Arial" w:eastAsia="Times New Roman" w:hAnsi="Arial" w:cs="Arial"/>
                      <w:color w:val="000000"/>
                      <w:sz w:val="20"/>
                      <w:szCs w:val="20"/>
                      <w:lang w:eastAsia="es-ES"/>
                    </w:rPr>
                  </w:pPr>
                  <w:r w:rsidRPr="007A3021">
                    <w:rPr>
                      <w:rFonts w:ascii="Arial" w:eastAsia="Times New Roman" w:hAnsi="Arial" w:cs="Arial"/>
                      <w:i/>
                      <w:iCs/>
                      <w:color w:val="000000"/>
                      <w:sz w:val="20"/>
                      <w:szCs w:val="20"/>
                      <w:lang w:eastAsia="es-ES"/>
                    </w:rPr>
                    <w:t xml:space="preserve">   Finalmente quiero decir que tras tantas horas preparando las lecciones podría suceder que se me haya colado algún gazapo, falta de ortografía, e incluso alguna "burrada", ello a pesar de que antes de enviar el capítulo siempre he realizado una revisión para hallar este tipo de cosas; si a pesar de ello </w:t>
                  </w:r>
                  <w:proofErr w:type="spellStart"/>
                  <w:r w:rsidRPr="007A3021">
                    <w:rPr>
                      <w:rFonts w:ascii="Arial" w:eastAsia="Times New Roman" w:hAnsi="Arial" w:cs="Arial"/>
                      <w:i/>
                      <w:iCs/>
                      <w:color w:val="000000"/>
                      <w:sz w:val="20"/>
                      <w:szCs w:val="20"/>
                      <w:lang w:eastAsia="es-ES"/>
                    </w:rPr>
                    <w:t>encontrais</w:t>
                  </w:r>
                  <w:proofErr w:type="spellEnd"/>
                  <w:r w:rsidRPr="007A3021">
                    <w:rPr>
                      <w:rFonts w:ascii="Arial" w:eastAsia="Times New Roman" w:hAnsi="Arial" w:cs="Arial"/>
                      <w:i/>
                      <w:iCs/>
                      <w:color w:val="000000"/>
                      <w:sz w:val="20"/>
                      <w:szCs w:val="20"/>
                      <w:lang w:eastAsia="es-ES"/>
                    </w:rPr>
                    <w:t xml:space="preserve"> alguno, lo siento no ha sido mi intención. </w:t>
                  </w:r>
                </w:p>
                <w:p w:rsidR="007A3021" w:rsidRPr="007A3021" w:rsidRDefault="007A3021" w:rsidP="007A3021">
                  <w:pPr>
                    <w:spacing w:before="100" w:beforeAutospacing="1" w:after="100" w:afterAutospacing="1" w:line="240" w:lineRule="auto"/>
                    <w:rPr>
                      <w:rFonts w:ascii="Verdana" w:eastAsia="Times New Roman" w:hAnsi="Verdana" w:cs="Arial"/>
                      <w:color w:val="000033"/>
                      <w:sz w:val="18"/>
                      <w:szCs w:val="18"/>
                      <w:lang w:eastAsia="es-ES"/>
                    </w:rPr>
                  </w:pPr>
                  <w:r w:rsidRPr="007A3021">
                    <w:rPr>
                      <w:rFonts w:ascii="Arial" w:eastAsia="Times New Roman" w:hAnsi="Arial" w:cs="Arial"/>
                      <w:i/>
                      <w:iCs/>
                      <w:color w:val="000000"/>
                      <w:sz w:val="20"/>
                      <w:lang w:eastAsia="es-ES"/>
                    </w:rPr>
                    <w:t xml:space="preserve">   Si </w:t>
                  </w:r>
                  <w:proofErr w:type="spellStart"/>
                  <w:r w:rsidRPr="007A3021">
                    <w:rPr>
                      <w:rFonts w:ascii="Arial" w:eastAsia="Times New Roman" w:hAnsi="Arial" w:cs="Arial"/>
                      <w:i/>
                      <w:iCs/>
                      <w:color w:val="000000"/>
                      <w:sz w:val="20"/>
                      <w:lang w:eastAsia="es-ES"/>
                    </w:rPr>
                    <w:t>quereis</w:t>
                  </w:r>
                  <w:proofErr w:type="spellEnd"/>
                  <w:r w:rsidRPr="007A3021">
                    <w:rPr>
                      <w:rFonts w:ascii="Arial" w:eastAsia="Times New Roman" w:hAnsi="Arial" w:cs="Arial"/>
                      <w:i/>
                      <w:iCs/>
                      <w:color w:val="000000"/>
                      <w:sz w:val="20"/>
                      <w:lang w:eastAsia="es-ES"/>
                    </w:rPr>
                    <w:t xml:space="preserve"> enviarme algún correo </w:t>
                  </w:r>
                  <w:r w:rsidRPr="007A3021">
                    <w:rPr>
                      <w:rFonts w:ascii="Arial" w:eastAsia="Times New Roman" w:hAnsi="Arial" w:cs="Arial"/>
                      <w:color w:val="000000"/>
                      <w:sz w:val="20"/>
                      <w:lang w:eastAsia="es-ES"/>
                    </w:rPr>
                    <w:t xml:space="preserve">dando vuestra opinión sobre el curso (qué os ha parecido, si muy difícil, si </w:t>
                  </w:r>
                  <w:proofErr w:type="spellStart"/>
                  <w:r w:rsidRPr="007A3021">
                    <w:rPr>
                      <w:rFonts w:ascii="Arial" w:eastAsia="Times New Roman" w:hAnsi="Arial" w:cs="Arial"/>
                      <w:color w:val="000000"/>
                      <w:sz w:val="20"/>
                      <w:lang w:eastAsia="es-ES"/>
                    </w:rPr>
                    <w:t>opinais</w:t>
                  </w:r>
                  <w:proofErr w:type="spellEnd"/>
                  <w:r w:rsidRPr="007A3021">
                    <w:rPr>
                      <w:rFonts w:ascii="Arial" w:eastAsia="Times New Roman" w:hAnsi="Arial" w:cs="Arial"/>
                      <w:color w:val="000000"/>
                      <w:sz w:val="20"/>
                      <w:lang w:eastAsia="es-ES"/>
                    </w:rPr>
                    <w:t xml:space="preserve"> que el desarrollo ha sido adecuado, carencias encontradas, y </w:t>
                  </w:r>
                  <w:proofErr w:type="spellStart"/>
                  <w:r w:rsidRPr="007A3021">
                    <w:rPr>
                      <w:rFonts w:ascii="Arial" w:eastAsia="Times New Roman" w:hAnsi="Arial" w:cs="Arial"/>
                      <w:color w:val="000000"/>
                      <w:sz w:val="20"/>
                      <w:lang w:eastAsia="es-ES"/>
                    </w:rPr>
                    <w:t>enfin</w:t>
                  </w:r>
                  <w:proofErr w:type="spellEnd"/>
                  <w:r w:rsidRPr="007A3021">
                    <w:rPr>
                      <w:rFonts w:ascii="Arial" w:eastAsia="Times New Roman" w:hAnsi="Arial" w:cs="Arial"/>
                      <w:color w:val="000000"/>
                      <w:sz w:val="20"/>
                      <w:lang w:eastAsia="es-ES"/>
                    </w:rPr>
                    <w:t xml:space="preserve">, sugerencias), no </w:t>
                  </w:r>
                  <w:proofErr w:type="spellStart"/>
                  <w:r w:rsidRPr="007A3021">
                    <w:rPr>
                      <w:rFonts w:ascii="Arial" w:eastAsia="Times New Roman" w:hAnsi="Arial" w:cs="Arial"/>
                      <w:color w:val="000000"/>
                      <w:sz w:val="20"/>
                      <w:lang w:eastAsia="es-ES"/>
                    </w:rPr>
                    <w:t>teneis</w:t>
                  </w:r>
                  <w:proofErr w:type="spellEnd"/>
                  <w:r w:rsidRPr="007A3021">
                    <w:rPr>
                      <w:rFonts w:ascii="Arial" w:eastAsia="Times New Roman" w:hAnsi="Arial" w:cs="Arial"/>
                      <w:color w:val="000000"/>
                      <w:sz w:val="20"/>
                      <w:lang w:eastAsia="es-ES"/>
                    </w:rPr>
                    <w:t xml:space="preserve"> más que enviarme un correo mediante la dirección que </w:t>
                  </w:r>
                  <w:proofErr w:type="spellStart"/>
                  <w:r w:rsidRPr="007A3021">
                    <w:rPr>
                      <w:rFonts w:ascii="Arial" w:eastAsia="Times New Roman" w:hAnsi="Arial" w:cs="Arial"/>
                      <w:color w:val="000000"/>
                      <w:sz w:val="20"/>
                      <w:lang w:eastAsia="es-ES"/>
                    </w:rPr>
                    <w:t>teneis</w:t>
                  </w:r>
                  <w:proofErr w:type="spellEnd"/>
                  <w:r w:rsidRPr="007A3021">
                    <w:rPr>
                      <w:rFonts w:ascii="Arial" w:eastAsia="Times New Roman" w:hAnsi="Arial" w:cs="Arial"/>
                      <w:color w:val="000000"/>
                      <w:sz w:val="20"/>
                      <w:lang w:eastAsia="es-ES"/>
                    </w:rPr>
                    <w:t xml:space="preserve"> aquí abajo y estaré encantado de conoceros, aunque solo sea de una manera "virtual".</w:t>
                  </w:r>
                </w:p>
              </w:tc>
            </w:tr>
          </w:tbl>
          <w:p w:rsidR="007A3021" w:rsidRPr="007A3021" w:rsidRDefault="007A3021" w:rsidP="007A3021">
            <w:pPr>
              <w:spacing w:after="0" w:line="240" w:lineRule="auto"/>
              <w:rPr>
                <w:rFonts w:ascii="Arial" w:eastAsia="Times New Roman" w:hAnsi="Arial" w:cs="Arial"/>
                <w:color w:val="000033"/>
                <w:sz w:val="18"/>
                <w:szCs w:val="18"/>
                <w:lang w:eastAsia="es-ES"/>
              </w:rPr>
            </w:pPr>
          </w:p>
        </w:tc>
      </w:tr>
    </w:tbl>
    <w:p w:rsidR="007A3021" w:rsidRDefault="007A3021"/>
    <w:p w:rsidR="007A3021" w:rsidRDefault="007A3021"/>
    <w:p w:rsidR="007A3021" w:rsidRPr="007A3021" w:rsidRDefault="007A3021" w:rsidP="007A3021">
      <w:pPr>
        <w:jc w:val="center"/>
        <w:rPr>
          <w:b/>
          <w:sz w:val="40"/>
          <w:szCs w:val="40"/>
        </w:rPr>
      </w:pPr>
    </w:p>
    <w:p w:rsidR="007A3021" w:rsidRDefault="007A3021" w:rsidP="007A3021">
      <w:pPr>
        <w:jc w:val="center"/>
        <w:rPr>
          <w:b/>
          <w:sz w:val="40"/>
          <w:szCs w:val="40"/>
        </w:rPr>
      </w:pPr>
      <w:r w:rsidRPr="007A3021">
        <w:rPr>
          <w:b/>
          <w:sz w:val="40"/>
          <w:szCs w:val="40"/>
        </w:rPr>
        <w:t>Internet</w:t>
      </w:r>
    </w:p>
    <w:p w:rsidR="007A3021" w:rsidRDefault="007A3021" w:rsidP="007A3021">
      <w:pPr>
        <w:jc w:val="center"/>
        <w:rPr>
          <w:b/>
          <w:sz w:val="40"/>
          <w:szCs w:val="40"/>
        </w:rPr>
      </w:pPr>
    </w:p>
    <w:tbl>
      <w:tblPr>
        <w:tblW w:w="5000" w:type="pct"/>
        <w:tblCellSpacing w:w="0" w:type="dxa"/>
        <w:tblCellMar>
          <w:top w:w="30" w:type="dxa"/>
          <w:left w:w="0" w:type="dxa"/>
          <w:bottom w:w="30" w:type="dxa"/>
          <w:right w:w="0" w:type="dxa"/>
        </w:tblCellMar>
        <w:tblLook w:val="04A0"/>
      </w:tblPr>
      <w:tblGrid>
        <w:gridCol w:w="8504"/>
      </w:tblGrid>
      <w:tr w:rsidR="007A3021" w:rsidRPr="007A3021">
        <w:trPr>
          <w:tblCellSpacing w:w="0" w:type="dxa"/>
        </w:trPr>
        <w:tc>
          <w:tcPr>
            <w:tcW w:w="3550" w:type="pct"/>
            <w:hideMark/>
          </w:tcPr>
          <w:tbl>
            <w:tblPr>
              <w:tblW w:w="4950" w:type="pct"/>
              <w:jc w:val="center"/>
              <w:tblCellSpacing w:w="0" w:type="dxa"/>
              <w:tblBorders>
                <w:top w:val="outset" w:sz="6" w:space="0" w:color="B8CFE7"/>
                <w:left w:val="outset" w:sz="6" w:space="0" w:color="B8CFE7"/>
                <w:bottom w:val="outset" w:sz="6" w:space="0" w:color="B8CFE7"/>
                <w:right w:val="outset" w:sz="6" w:space="0" w:color="B8CFE7"/>
              </w:tblBorders>
              <w:tblCellMar>
                <w:top w:w="30" w:type="dxa"/>
                <w:left w:w="0" w:type="dxa"/>
                <w:bottom w:w="30" w:type="dxa"/>
                <w:right w:w="0" w:type="dxa"/>
              </w:tblCellMar>
              <w:tblLook w:val="04A0"/>
            </w:tblPr>
            <w:tblGrid>
              <w:gridCol w:w="8403"/>
            </w:tblGrid>
            <w:tr w:rsidR="007A3021" w:rsidRPr="007A3021">
              <w:trPr>
                <w:tblCellSpacing w:w="0" w:type="dxa"/>
                <w:jc w:val="center"/>
              </w:trPr>
              <w:tc>
                <w:tcPr>
                  <w:tcW w:w="0" w:type="auto"/>
                  <w:tcBorders>
                    <w:top w:val="outset" w:sz="6" w:space="0" w:color="B8CFE7"/>
                    <w:left w:val="outset" w:sz="6" w:space="0" w:color="B8CFE7"/>
                    <w:bottom w:val="outset" w:sz="6" w:space="0" w:color="B8CFE7"/>
                    <w:right w:val="outset" w:sz="6" w:space="0" w:color="B8CFE7"/>
                  </w:tcBorders>
                  <w:vAlign w:val="center"/>
                  <w:hideMark/>
                </w:tcPr>
                <w:tbl>
                  <w:tblPr>
                    <w:tblW w:w="4950" w:type="pct"/>
                    <w:jc w:val="center"/>
                    <w:tblCellSpacing w:w="0" w:type="dxa"/>
                    <w:tblCellMar>
                      <w:top w:w="30" w:type="dxa"/>
                      <w:left w:w="0" w:type="dxa"/>
                      <w:bottom w:w="30" w:type="dxa"/>
                      <w:right w:w="0" w:type="dxa"/>
                    </w:tblCellMar>
                    <w:tblLook w:val="04A0"/>
                  </w:tblPr>
                  <w:tblGrid>
                    <w:gridCol w:w="8289"/>
                  </w:tblGrid>
                  <w:tr w:rsidR="007A3021" w:rsidRPr="007A3021">
                    <w:trPr>
                      <w:tblCellSpacing w:w="0" w:type="dxa"/>
                      <w:jc w:val="center"/>
                    </w:trPr>
                    <w:tc>
                      <w:tcPr>
                        <w:tcW w:w="0" w:type="auto"/>
                        <w:hideMark/>
                      </w:tcPr>
                      <w:tbl>
                        <w:tblPr>
                          <w:tblW w:w="5000" w:type="pct"/>
                          <w:tblCellSpacing w:w="22" w:type="dxa"/>
                          <w:tblCellMar>
                            <w:left w:w="0" w:type="dxa"/>
                            <w:right w:w="0" w:type="dxa"/>
                          </w:tblCellMar>
                          <w:tblLook w:val="04A0"/>
                        </w:tblPr>
                        <w:tblGrid>
                          <w:gridCol w:w="8223"/>
                          <w:gridCol w:w="66"/>
                        </w:tblGrid>
                        <w:tr w:rsidR="007A3021" w:rsidRPr="007A3021" w:rsidTr="007A3021">
                          <w:trPr>
                            <w:gridAfter w:val="1"/>
                            <w:tblCellSpacing w:w="22" w:type="dxa"/>
                          </w:trPr>
                          <w:tc>
                            <w:tcPr>
                              <w:tcW w:w="2300" w:type="pct"/>
                              <w:tcMar>
                                <w:top w:w="30" w:type="dxa"/>
                                <w:left w:w="0" w:type="dxa"/>
                                <w:bottom w:w="30" w:type="dxa"/>
                                <w:right w:w="0" w:type="dxa"/>
                              </w:tcMar>
                              <w:vAlign w:val="center"/>
                              <w:hideMark/>
                            </w:tcPr>
                            <w:p w:rsidR="007A3021" w:rsidRPr="007A3021" w:rsidRDefault="007A3021" w:rsidP="007A3021">
                              <w:pPr>
                                <w:spacing w:after="240" w:line="240" w:lineRule="auto"/>
                                <w:rPr>
                                  <w:rFonts w:ascii="Arial" w:eastAsia="Times New Roman" w:hAnsi="Arial" w:cs="Arial"/>
                                  <w:color w:val="000033"/>
                                  <w:sz w:val="20"/>
                                  <w:szCs w:val="20"/>
                                  <w:lang w:eastAsia="es-ES"/>
                                </w:rPr>
                              </w:pPr>
                              <w:r w:rsidRPr="007A3021">
                                <w:rPr>
                                  <w:rFonts w:ascii="Arial" w:eastAsia="Times New Roman" w:hAnsi="Arial" w:cs="Arial"/>
                                  <w:color w:val="666666"/>
                                  <w:sz w:val="20"/>
                                  <w:lang w:eastAsia="es-ES"/>
                                </w:rPr>
                                <w:t> </w:t>
                              </w:r>
                              <w:r w:rsidRPr="007A3021">
                                <w:rPr>
                                  <w:rFonts w:ascii="Arial" w:eastAsia="Times New Roman" w:hAnsi="Arial" w:cs="Arial"/>
                                  <w:b/>
                                  <w:bCs/>
                                  <w:color w:val="666666"/>
                                  <w:sz w:val="20"/>
                                  <w:szCs w:val="20"/>
                                  <w:u w:val="single"/>
                                  <w:lang w:eastAsia="es-ES"/>
                                </w:rPr>
                                <w:t>SOBRE INTERNET</w:t>
                              </w:r>
                              <w:r w:rsidRPr="007A3021">
                                <w:rPr>
                                  <w:rFonts w:ascii="Arial" w:eastAsia="Times New Roman" w:hAnsi="Arial" w:cs="Arial"/>
                                  <w:b/>
                                  <w:bCs/>
                                  <w:color w:val="666666"/>
                                  <w:sz w:val="20"/>
                                  <w:szCs w:val="20"/>
                                  <w:lang w:eastAsia="es-ES"/>
                                </w:rPr>
                                <w:t>:</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18"/>
                                  <w:lang w:eastAsia="es-ES"/>
                                </w:rPr>
                                <w:t>    </w:t>
                              </w:r>
                              <w:r w:rsidRPr="007A3021">
                                <w:rPr>
                                  <w:rFonts w:ascii="Arial" w:eastAsia="Times New Roman" w:hAnsi="Arial" w:cs="Arial"/>
                                  <w:i/>
                                  <w:iCs/>
                                  <w:color w:val="000033"/>
                                  <w:sz w:val="20"/>
                                  <w:lang w:eastAsia="es-ES"/>
                                </w:rPr>
                                <w:t>Una gran mayoría de usuarios, si son preguntados acerca de Internet</w:t>
                              </w:r>
                              <w:r w:rsidRPr="007A3021">
                                <w:rPr>
                                  <w:rFonts w:ascii="Arial" w:eastAsia="Times New Roman" w:hAnsi="Arial" w:cs="Arial"/>
                                  <w:color w:val="000033"/>
                                  <w:sz w:val="20"/>
                                  <w:lang w:eastAsia="es-ES"/>
                                </w:rPr>
                                <w:t xml:space="preserve"> nos dirán que es "lo que les permite consultar páginas web y usar el correo electrónico"; sin embargo, hay mucho más detrás de Internet, según iremos viendo en los diversos capítulos de los que constará este curso.-</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lang w:eastAsia="es-ES"/>
                                </w:rPr>
                                <w:t>  Pero habrá que empezar explicando un poco como empezó todo esto, para podernos hacer una idea de sus difíciles comienzos y del enorme futuro que tenemos ante nosotros.</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lang w:eastAsia="es-ES"/>
                                </w:rPr>
                                <w:lastRenderedPageBreak/>
                                <w:t xml:space="preserve">   Empecemos diciendo que Internet es </w:t>
                              </w:r>
                              <w:r w:rsidRPr="007A3021">
                                <w:rPr>
                                  <w:rFonts w:ascii="Arial" w:eastAsia="Times New Roman" w:hAnsi="Arial" w:cs="Arial"/>
                                  <w:i/>
                                  <w:iCs/>
                                  <w:color w:val="000033"/>
                                  <w:sz w:val="20"/>
                                  <w:lang w:eastAsia="es-ES"/>
                                </w:rPr>
                                <w:t>una enorme red que interconecta ordenadores ubicados en cualquier parte del mundo</w:t>
                              </w:r>
                              <w:r w:rsidRPr="007A3021">
                                <w:rPr>
                                  <w:rFonts w:ascii="Arial" w:eastAsia="Times New Roman" w:hAnsi="Arial" w:cs="Arial"/>
                                  <w:color w:val="000033"/>
                                  <w:sz w:val="20"/>
                                  <w:lang w:eastAsia="es-ES"/>
                                </w:rPr>
                                <w:t>, permitiendo además compartir información y cualquier dato que se nos ocurra entre cualquier ordenador conectado a esta red.</w:t>
                              </w:r>
                            </w:p>
                          </w:tc>
                        </w:tr>
                        <w:tr w:rsidR="007A3021" w:rsidRPr="007A3021" w:rsidTr="007A3021">
                          <w:trPr>
                            <w:tblCellSpacing w:w="22" w:type="dxa"/>
                          </w:trPr>
                          <w:tc>
                            <w:tcPr>
                              <w:tcW w:w="0" w:type="auto"/>
                              <w:gridSpan w:val="2"/>
                              <w:tcMar>
                                <w:top w:w="30" w:type="dxa"/>
                                <w:left w:w="0" w:type="dxa"/>
                                <w:bottom w:w="30" w:type="dxa"/>
                                <w:right w:w="0" w:type="dxa"/>
                              </w:tcMar>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lastRenderedPageBreak/>
                                <w:t xml:space="preserve">    Los innumerables </w:t>
                              </w:r>
                              <w:r w:rsidRPr="007A3021">
                                <w:rPr>
                                  <w:rFonts w:ascii="Arial" w:eastAsia="Times New Roman" w:hAnsi="Arial" w:cs="Arial"/>
                                  <w:i/>
                                  <w:iCs/>
                                  <w:color w:val="000033"/>
                                  <w:sz w:val="20"/>
                                  <w:lang w:eastAsia="es-ES"/>
                                </w:rPr>
                                <w:t>servicios</w:t>
                              </w:r>
                              <w:r w:rsidRPr="007A3021">
                                <w:rPr>
                                  <w:rFonts w:ascii="Arial" w:eastAsia="Times New Roman" w:hAnsi="Arial" w:cs="Arial"/>
                                  <w:color w:val="000033"/>
                                  <w:sz w:val="18"/>
                                  <w:lang w:eastAsia="es-ES"/>
                                </w:rPr>
                                <w:t xml:space="preserve"> que existen --</w:t>
                              </w:r>
                              <w:proofErr w:type="spellStart"/>
                              <w:r w:rsidRPr="007A3021">
                                <w:rPr>
                                  <w:rFonts w:ascii="Arial" w:eastAsia="Times New Roman" w:hAnsi="Arial" w:cs="Arial"/>
                                  <w:color w:val="000033"/>
                                  <w:sz w:val="18"/>
                                  <w:lang w:eastAsia="es-ES"/>
                                </w:rPr>
                                <w:t>www</w:t>
                              </w:r>
                              <w:proofErr w:type="spellEnd"/>
                              <w:r w:rsidRPr="007A3021">
                                <w:rPr>
                                  <w:rFonts w:ascii="Arial" w:eastAsia="Times New Roman" w:hAnsi="Arial" w:cs="Arial"/>
                                  <w:color w:val="000033"/>
                                  <w:sz w:val="18"/>
                                  <w:lang w:eastAsia="es-ES"/>
                                </w:rPr>
                                <w:t xml:space="preserve">, correo electrónico, acceso remoto, ftp, </w:t>
                              </w:r>
                              <w:proofErr w:type="spellStart"/>
                              <w:r w:rsidRPr="007A3021">
                                <w:rPr>
                                  <w:rFonts w:ascii="Arial" w:eastAsia="Times New Roman" w:hAnsi="Arial" w:cs="Arial"/>
                                  <w:color w:val="000033"/>
                                  <w:sz w:val="18"/>
                                  <w:lang w:eastAsia="es-ES"/>
                                </w:rPr>
                                <w:t>etc</w:t>
                              </w:r>
                              <w:proofErr w:type="spellEnd"/>
                              <w:r w:rsidRPr="007A3021">
                                <w:rPr>
                                  <w:rFonts w:ascii="Arial" w:eastAsia="Times New Roman" w:hAnsi="Arial" w:cs="Arial"/>
                                  <w:color w:val="000033"/>
                                  <w:sz w:val="18"/>
                                  <w:lang w:eastAsia="es-ES"/>
                                </w:rPr>
                                <w:t>...-- dejan abierto un montón de posibilidades que disfrutaremos en nuestro ordenador</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Será posible enviar en cuestión de segundos mensajes o cualquier información a cualquier rincón del mundo por muy alejado que se encuentre; pensemos por un momento lo que significaba no hace tantos años enviar un mensaje a Estados Unidos mediante la clásica carta, y lo que ocurre hoy cuando redactamos el mensaje, picamos el botón "Enviar" y en décimas de segundo ese mensaje lo tiene a su disposición en cualquier parte del planeta nuestro interlocutor.</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xml:space="preserve">    Otra enorme ventaja de Internet es el poder </w:t>
                              </w:r>
                              <w:r w:rsidRPr="007A3021">
                                <w:rPr>
                                  <w:rFonts w:ascii="Arial" w:eastAsia="Times New Roman" w:hAnsi="Arial" w:cs="Arial"/>
                                  <w:i/>
                                  <w:iCs/>
                                  <w:color w:val="000033"/>
                                  <w:sz w:val="20"/>
                                  <w:lang w:eastAsia="es-ES"/>
                                </w:rPr>
                                <w:t>acceder a los contenidos</w:t>
                              </w:r>
                              <w:r w:rsidRPr="007A3021">
                                <w:rPr>
                                  <w:rFonts w:ascii="Arial" w:eastAsia="Times New Roman" w:hAnsi="Arial" w:cs="Arial"/>
                                  <w:color w:val="000033"/>
                                  <w:sz w:val="18"/>
                                  <w:lang w:eastAsia="es-ES"/>
                                </w:rPr>
                                <w:t xml:space="preserve"> de millones de webs repartidas por todo el mundo, donde encontraremos cualquier información que nos interese, además presentada en un buen entorno visual de acceso.</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xml:space="preserve">    Pero como en todo, para llegar hasta aquí Internet ha debido pasar por una serie de vicisitudes que se remontan a poco más de 40 años y se fundamentan en las redes de telecomunicaciones y que se basan en un conjunto de </w:t>
                              </w:r>
                              <w:r w:rsidRPr="007A3021">
                                <w:rPr>
                                  <w:rFonts w:ascii="Arial" w:eastAsia="Times New Roman" w:hAnsi="Arial" w:cs="Arial"/>
                                  <w:i/>
                                  <w:iCs/>
                                  <w:color w:val="000033"/>
                                  <w:sz w:val="20"/>
                                  <w:lang w:eastAsia="es-ES"/>
                                </w:rPr>
                                <w:t>máquinas interconectadas entre sí</w:t>
                              </w:r>
                              <w:r w:rsidRPr="007A3021">
                                <w:rPr>
                                  <w:rFonts w:ascii="Arial" w:eastAsia="Times New Roman" w:hAnsi="Arial" w:cs="Arial"/>
                                  <w:color w:val="000033"/>
                                  <w:sz w:val="18"/>
                                  <w:lang w:eastAsia="es-ES"/>
                                </w:rPr>
                                <w:t xml:space="preserve">.-Estos orígenes están ligados a la figura de </w:t>
                              </w:r>
                              <w:proofErr w:type="spellStart"/>
                              <w:r w:rsidRPr="007A3021">
                                <w:rPr>
                                  <w:rFonts w:ascii="Arial" w:eastAsia="Times New Roman" w:hAnsi="Arial" w:cs="Arial"/>
                                  <w:color w:val="000033"/>
                                  <w:sz w:val="18"/>
                                  <w:lang w:eastAsia="es-ES"/>
                                </w:rPr>
                                <w:t>J.Licklider</w:t>
                              </w:r>
                              <w:proofErr w:type="spellEnd"/>
                              <w:r w:rsidRPr="007A3021">
                                <w:rPr>
                                  <w:rFonts w:ascii="Arial" w:eastAsia="Times New Roman" w:hAnsi="Arial" w:cs="Arial"/>
                                  <w:color w:val="000033"/>
                                  <w:sz w:val="18"/>
                                  <w:lang w:eastAsia="es-ES"/>
                                </w:rPr>
                                <w:t>, un responsable de investigación en ordenadores de ARPA (</w:t>
                              </w:r>
                              <w:proofErr w:type="spellStart"/>
                              <w:r w:rsidRPr="007A3021">
                                <w:rPr>
                                  <w:rFonts w:ascii="Arial" w:eastAsia="Times New Roman" w:hAnsi="Arial" w:cs="Arial"/>
                                  <w:color w:val="000033"/>
                                  <w:sz w:val="18"/>
                                  <w:lang w:eastAsia="es-ES"/>
                                </w:rPr>
                                <w:t>Advanced</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Research</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Projects</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Agency</w:t>
                              </w:r>
                              <w:proofErr w:type="spellEnd"/>
                              <w:r w:rsidRPr="007A3021">
                                <w:rPr>
                                  <w:rFonts w:ascii="Arial" w:eastAsia="Times New Roman" w:hAnsi="Arial" w:cs="Arial"/>
                                  <w:color w:val="000033"/>
                                  <w:sz w:val="18"/>
                                  <w:lang w:eastAsia="es-ES"/>
                                </w:rPr>
                                <w:t>).</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18"/>
                                  <w:lang w:eastAsia="es-ES"/>
                                </w:rPr>
                                <w:t xml:space="preserve">    A pesar de los esfuerzos realizados, no sería hasta 1.967 cuando podemos hablar de </w:t>
                              </w:r>
                              <w:r w:rsidRPr="007A3021">
                                <w:rPr>
                                  <w:rFonts w:ascii="Arial" w:eastAsia="Times New Roman" w:hAnsi="Arial" w:cs="Arial"/>
                                  <w:i/>
                                  <w:iCs/>
                                  <w:color w:val="000033"/>
                                  <w:sz w:val="20"/>
                                  <w:lang w:eastAsia="es-ES"/>
                                </w:rPr>
                                <w:t>ARPANET</w:t>
                              </w:r>
                              <w:r w:rsidRPr="007A3021">
                                <w:rPr>
                                  <w:rFonts w:ascii="Arial" w:eastAsia="Times New Roman" w:hAnsi="Arial" w:cs="Arial"/>
                                  <w:color w:val="000033"/>
                                  <w:sz w:val="18"/>
                                  <w:lang w:eastAsia="es-ES"/>
                                </w:rPr>
                                <w:t xml:space="preserve"> como resultado de un proyecto con orígenes militares derivados de la "Guerra Fría"; se buscaba una solución a la posibilidad de que una parte de la red fuese </w:t>
                              </w:r>
                              <w:proofErr w:type="spellStart"/>
                              <w:r w:rsidRPr="007A3021">
                                <w:rPr>
                                  <w:rFonts w:ascii="Arial" w:eastAsia="Times New Roman" w:hAnsi="Arial" w:cs="Arial"/>
                                  <w:color w:val="000033"/>
                                  <w:sz w:val="18"/>
                                  <w:lang w:eastAsia="es-ES"/>
                                </w:rPr>
                                <w:t>destruída</w:t>
                              </w:r>
                              <w:proofErr w:type="spellEnd"/>
                              <w:r w:rsidRPr="007A3021">
                                <w:rPr>
                                  <w:rFonts w:ascii="Arial" w:eastAsia="Times New Roman" w:hAnsi="Arial" w:cs="Arial"/>
                                  <w:color w:val="000033"/>
                                  <w:sz w:val="18"/>
                                  <w:lang w:eastAsia="es-ES"/>
                                </w:rPr>
                                <w:t>, y la forma sería garantizar que el resto de esa red pudiera seguir funcionando.-Para ello se necesitaba que cada ordenador fuese a un tiempo cliente y servidor de todos los datos existentes, lo que equivalía en una redundancia de los datos, que debían estar en cada uno de los ordenadores que componían la red.</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t xml:space="preserve">    La investigaciones siguieron adelante durante años y se fueron dando pasos agigantados para resolver los problemas, siendo fundamental el descubrimiento de la </w:t>
                              </w:r>
                              <w:r w:rsidRPr="007A3021">
                                <w:rPr>
                                  <w:rFonts w:ascii="Arial" w:eastAsia="Times New Roman" w:hAnsi="Arial" w:cs="Arial"/>
                                  <w:i/>
                                  <w:iCs/>
                                  <w:color w:val="000033"/>
                                  <w:sz w:val="20"/>
                                  <w:lang w:eastAsia="es-ES"/>
                                </w:rPr>
                                <w:t>comunicación a través de "paquetes"</w:t>
                              </w:r>
                              <w:r w:rsidRPr="007A3021">
                                <w:rPr>
                                  <w:rFonts w:ascii="Arial" w:eastAsia="Times New Roman" w:hAnsi="Arial" w:cs="Arial"/>
                                  <w:color w:val="000033"/>
                                  <w:sz w:val="18"/>
                                  <w:lang w:eastAsia="es-ES"/>
                                </w:rPr>
                                <w:t xml:space="preserve">; pero en principio era un sistema lento por cuanto una vez comenzada la transmisión de datos no se podría cortar dicho envío hasta la finalización del mismo, y si algo fallaba durante la transmisión era indispensable comenzar todo de nuevo.-Esto </w:t>
                              </w:r>
                              <w:proofErr w:type="spellStart"/>
                              <w:r w:rsidRPr="007A3021">
                                <w:rPr>
                                  <w:rFonts w:ascii="Arial" w:eastAsia="Times New Roman" w:hAnsi="Arial" w:cs="Arial"/>
                                  <w:color w:val="000033"/>
                                  <w:sz w:val="18"/>
                                  <w:lang w:eastAsia="es-ES"/>
                                </w:rPr>
                                <w:t>fué</w:t>
                              </w:r>
                              <w:proofErr w:type="spellEnd"/>
                              <w:r w:rsidRPr="007A3021">
                                <w:rPr>
                                  <w:rFonts w:ascii="Arial" w:eastAsia="Times New Roman" w:hAnsi="Arial" w:cs="Arial"/>
                                  <w:color w:val="000033"/>
                                  <w:sz w:val="18"/>
                                  <w:lang w:eastAsia="es-ES"/>
                                </w:rPr>
                                <w:t xml:space="preserve"> cambiando y se avanzó con un sistema por paquetes que permitían enviar y recibir en todo momento, sin que importase el que uno de los paquetes se perdiera puesto que sería reclamado por la máquina receptora y se le enviaría de nuevo hasta completar la transmisión.</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18"/>
                                  <w:lang w:eastAsia="es-ES"/>
                                </w:rPr>
                                <w:t xml:space="preserve">    Nació la primera versión de </w:t>
                              </w:r>
                              <w:r w:rsidRPr="007A3021">
                                <w:rPr>
                                  <w:rFonts w:ascii="Arial" w:eastAsia="Times New Roman" w:hAnsi="Arial" w:cs="Arial"/>
                                  <w:i/>
                                  <w:iCs/>
                                  <w:color w:val="000033"/>
                                  <w:sz w:val="20"/>
                                  <w:lang w:eastAsia="es-ES"/>
                                </w:rPr>
                                <w:t>TCP/IP</w:t>
                              </w:r>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Transmission</w:t>
                              </w:r>
                              <w:proofErr w:type="spellEnd"/>
                              <w:r w:rsidRPr="007A3021">
                                <w:rPr>
                                  <w:rFonts w:ascii="Arial" w:eastAsia="Times New Roman" w:hAnsi="Arial" w:cs="Arial"/>
                                  <w:color w:val="000033"/>
                                  <w:sz w:val="18"/>
                                  <w:lang w:eastAsia="es-ES"/>
                                </w:rPr>
                                <w:t xml:space="preserve"> Control </w:t>
                              </w:r>
                              <w:proofErr w:type="spellStart"/>
                              <w:r w:rsidRPr="007A3021">
                                <w:rPr>
                                  <w:rFonts w:ascii="Arial" w:eastAsia="Times New Roman" w:hAnsi="Arial" w:cs="Arial"/>
                                  <w:color w:val="000033"/>
                                  <w:sz w:val="18"/>
                                  <w:lang w:eastAsia="es-ES"/>
                                </w:rPr>
                                <w:t>Protocol</w:t>
                              </w:r>
                              <w:proofErr w:type="spellEnd"/>
                              <w:r w:rsidRPr="007A3021">
                                <w:rPr>
                                  <w:rFonts w:ascii="Arial" w:eastAsia="Times New Roman" w:hAnsi="Arial" w:cs="Arial"/>
                                  <w:color w:val="000033"/>
                                  <w:sz w:val="18"/>
                                  <w:lang w:eastAsia="es-ES"/>
                                </w:rPr>
                                <w:t xml:space="preserve">/Internet </w:t>
                              </w:r>
                              <w:proofErr w:type="spellStart"/>
                              <w:r w:rsidRPr="007A3021">
                                <w:rPr>
                                  <w:rFonts w:ascii="Arial" w:eastAsia="Times New Roman" w:hAnsi="Arial" w:cs="Arial"/>
                                  <w:color w:val="000033"/>
                                  <w:sz w:val="18"/>
                                  <w:lang w:eastAsia="es-ES"/>
                                </w:rPr>
                                <w:t>Protocol</w:t>
                              </w:r>
                              <w:proofErr w:type="spellEnd"/>
                              <w:r w:rsidRPr="007A3021">
                                <w:rPr>
                                  <w:rFonts w:ascii="Arial" w:eastAsia="Times New Roman" w:hAnsi="Arial" w:cs="Arial"/>
                                  <w:color w:val="000033"/>
                                  <w:sz w:val="18"/>
                                  <w:lang w:eastAsia="es-ES"/>
                                </w:rPr>
                                <w:t xml:space="preserve">) que dicta unas normas de unificación en las transmisiones y de interconexión de las distintas redes a través de </w:t>
                              </w:r>
                              <w:proofErr w:type="spellStart"/>
                              <w:r w:rsidRPr="007A3021">
                                <w:rPr>
                                  <w:rFonts w:ascii="Arial" w:eastAsia="Times New Roman" w:hAnsi="Arial" w:cs="Arial"/>
                                  <w:color w:val="000033"/>
                                  <w:sz w:val="18"/>
                                  <w:lang w:eastAsia="es-ES"/>
                                </w:rPr>
                                <w:t>routers</w:t>
                              </w:r>
                              <w:proofErr w:type="spellEnd"/>
                              <w:r w:rsidRPr="007A3021">
                                <w:rPr>
                                  <w:rFonts w:ascii="Arial" w:eastAsia="Times New Roman" w:hAnsi="Arial" w:cs="Arial"/>
                                  <w:color w:val="000033"/>
                                  <w:sz w:val="18"/>
                                  <w:lang w:eastAsia="es-ES"/>
                                </w:rPr>
                                <w:t xml:space="preserve"> y puertas de enlace.</w:t>
                              </w:r>
                            </w:p>
                          </w:tc>
                        </w:tr>
                      </w:tbl>
                      <w:p w:rsidR="007A3021" w:rsidRPr="007A3021" w:rsidRDefault="007A3021" w:rsidP="007A3021">
                        <w:pPr>
                          <w:spacing w:after="0" w:line="240" w:lineRule="auto"/>
                          <w:rPr>
                            <w:rFonts w:ascii="Arial" w:eastAsia="Times New Roman" w:hAnsi="Arial" w:cs="Arial"/>
                            <w:color w:val="000033"/>
                            <w:sz w:val="20"/>
                            <w:szCs w:val="20"/>
                            <w:lang w:eastAsia="es-ES"/>
                          </w:rPr>
                        </w:pPr>
                      </w:p>
                    </w:tc>
                  </w:tr>
                </w:tbl>
                <w:p w:rsidR="007A3021" w:rsidRPr="007A3021" w:rsidRDefault="007A3021" w:rsidP="007A3021">
                  <w:pPr>
                    <w:spacing w:after="0" w:line="240" w:lineRule="auto"/>
                    <w:jc w:val="center"/>
                    <w:rPr>
                      <w:rFonts w:ascii="Arial" w:eastAsia="Times New Roman" w:hAnsi="Arial" w:cs="Arial"/>
                      <w:color w:val="000033"/>
                      <w:sz w:val="20"/>
                      <w:szCs w:val="20"/>
                      <w:lang w:eastAsia="es-ES"/>
                    </w:rPr>
                  </w:pPr>
                </w:p>
              </w:tc>
            </w:tr>
          </w:tbl>
          <w:p w:rsidR="007A3021" w:rsidRPr="007A3021" w:rsidRDefault="007A3021" w:rsidP="007A3021">
            <w:pPr>
              <w:spacing w:after="0" w:line="240" w:lineRule="auto"/>
              <w:rPr>
                <w:rFonts w:ascii="Arial" w:eastAsia="Times New Roman" w:hAnsi="Arial" w:cs="Arial"/>
                <w:color w:val="000033"/>
                <w:sz w:val="20"/>
                <w:szCs w:val="20"/>
                <w:lang w:eastAsia="es-ES"/>
              </w:rPr>
            </w:pPr>
          </w:p>
        </w:tc>
      </w:tr>
      <w:tr w:rsidR="007A3021" w:rsidRPr="007A3021">
        <w:trPr>
          <w:tblCellSpacing w:w="0" w:type="dxa"/>
        </w:trPr>
        <w:tc>
          <w:tcPr>
            <w:tcW w:w="0" w:type="auto"/>
            <w:hideMark/>
          </w:tcPr>
          <w:tbl>
            <w:tblPr>
              <w:tblW w:w="4950" w:type="pct"/>
              <w:jc w:val="center"/>
              <w:tblCellSpacing w:w="0" w:type="dxa"/>
              <w:tblBorders>
                <w:top w:val="outset" w:sz="6" w:space="0" w:color="ADC8E2"/>
                <w:left w:val="outset" w:sz="6" w:space="0" w:color="ADC8E2"/>
                <w:bottom w:val="outset" w:sz="6" w:space="0" w:color="ADC8E2"/>
                <w:right w:val="outset" w:sz="6" w:space="0" w:color="ADC8E2"/>
              </w:tblBorders>
              <w:tblCellMar>
                <w:top w:w="30" w:type="dxa"/>
                <w:left w:w="0" w:type="dxa"/>
                <w:bottom w:w="30" w:type="dxa"/>
                <w:right w:w="0" w:type="dxa"/>
              </w:tblCellMar>
              <w:tblLook w:val="04A0"/>
            </w:tblPr>
            <w:tblGrid>
              <w:gridCol w:w="8403"/>
            </w:tblGrid>
            <w:tr w:rsidR="007A3021" w:rsidRPr="007A3021">
              <w:trPr>
                <w:tblCellSpacing w:w="0" w:type="dxa"/>
                <w:jc w:val="center"/>
              </w:trPr>
              <w:tc>
                <w:tcPr>
                  <w:tcW w:w="0" w:type="auto"/>
                  <w:tcBorders>
                    <w:top w:val="outset" w:sz="6" w:space="0" w:color="ADC8E2"/>
                    <w:left w:val="outset" w:sz="6" w:space="0" w:color="ADC8E2"/>
                    <w:bottom w:val="outset" w:sz="6" w:space="0" w:color="ADC8E2"/>
                    <w:right w:val="outset" w:sz="6" w:space="0" w:color="ADC8E2"/>
                  </w:tcBorders>
                  <w:vAlign w:val="center"/>
                  <w:hideMark/>
                </w:tcPr>
                <w:tbl>
                  <w:tblPr>
                    <w:tblW w:w="4950" w:type="pct"/>
                    <w:tblCellSpacing w:w="22" w:type="dxa"/>
                    <w:tblCellMar>
                      <w:left w:w="0" w:type="dxa"/>
                      <w:right w:w="0" w:type="dxa"/>
                    </w:tblCellMar>
                    <w:tblLook w:val="04A0"/>
                  </w:tblPr>
                  <w:tblGrid>
                    <w:gridCol w:w="8289"/>
                  </w:tblGrid>
                  <w:tr w:rsidR="007A3021" w:rsidRPr="007A3021">
                    <w:trPr>
                      <w:tblCellSpacing w:w="22" w:type="dxa"/>
                    </w:trPr>
                    <w:tc>
                      <w:tcPr>
                        <w:tcW w:w="0" w:type="auto"/>
                        <w:tcMar>
                          <w:top w:w="30" w:type="dxa"/>
                          <w:left w:w="0" w:type="dxa"/>
                          <w:bottom w:w="30" w:type="dxa"/>
                          <w:right w:w="0" w:type="dxa"/>
                        </w:tcMar>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lastRenderedPageBreak/>
                          <w:t xml:space="preserve">    Otro de los cambios fundamentales en Internet </w:t>
                        </w:r>
                        <w:proofErr w:type="spellStart"/>
                        <w:r w:rsidRPr="007A3021">
                          <w:rPr>
                            <w:rFonts w:ascii="Arial" w:eastAsia="Times New Roman" w:hAnsi="Arial" w:cs="Arial"/>
                            <w:color w:val="000033"/>
                            <w:sz w:val="18"/>
                            <w:lang w:eastAsia="es-ES"/>
                          </w:rPr>
                          <w:t>fué</w:t>
                        </w:r>
                        <w:proofErr w:type="spellEnd"/>
                        <w:r w:rsidRPr="007A3021">
                          <w:rPr>
                            <w:rFonts w:ascii="Arial" w:eastAsia="Times New Roman" w:hAnsi="Arial" w:cs="Arial"/>
                            <w:color w:val="000033"/>
                            <w:sz w:val="18"/>
                            <w:lang w:eastAsia="es-ES"/>
                          </w:rPr>
                          <w:t xml:space="preserve"> el entorno visual que en sus principios no tenía nada que ver con el que disfrutamos hoy en día; más de uno recordará aquella </w:t>
                        </w:r>
                        <w:r w:rsidRPr="007A3021">
                          <w:rPr>
                            <w:rFonts w:ascii="Arial" w:eastAsia="Times New Roman" w:hAnsi="Arial" w:cs="Arial"/>
                            <w:i/>
                            <w:iCs/>
                            <w:color w:val="000033"/>
                            <w:sz w:val="20"/>
                            <w:lang w:eastAsia="es-ES"/>
                          </w:rPr>
                          <w:t>interfaz gráfica</w:t>
                        </w:r>
                        <w:r w:rsidRPr="007A3021">
                          <w:rPr>
                            <w:rFonts w:ascii="Arial" w:eastAsia="Times New Roman" w:hAnsi="Arial" w:cs="Arial"/>
                            <w:color w:val="000033"/>
                            <w:sz w:val="18"/>
                            <w:lang w:eastAsia="es-ES"/>
                          </w:rPr>
                          <w:t xml:space="preserve"> del sistema operativo MS-Dos y es lo más parecido al entorno de las primeras conexiones de Internet.-El simple hecho de transferir unos archivos a través de Internet era una odisea que requería conocer una serie de comandos y órdenes que amedrentaba a todo el que no estuviese introducido en el tema.</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18"/>
                            <w:lang w:eastAsia="es-ES"/>
                          </w:rPr>
                          <w:t xml:space="preserve">    No </w:t>
                        </w:r>
                        <w:proofErr w:type="spellStart"/>
                        <w:r w:rsidRPr="007A3021">
                          <w:rPr>
                            <w:rFonts w:ascii="Arial" w:eastAsia="Times New Roman" w:hAnsi="Arial" w:cs="Arial"/>
                            <w:color w:val="000033"/>
                            <w:sz w:val="18"/>
                            <w:lang w:eastAsia="es-ES"/>
                          </w:rPr>
                          <w:t>fué</w:t>
                        </w:r>
                        <w:proofErr w:type="spellEnd"/>
                        <w:r w:rsidRPr="007A3021">
                          <w:rPr>
                            <w:rFonts w:ascii="Arial" w:eastAsia="Times New Roman" w:hAnsi="Arial" w:cs="Arial"/>
                            <w:color w:val="000033"/>
                            <w:sz w:val="18"/>
                            <w:lang w:eastAsia="es-ES"/>
                          </w:rPr>
                          <w:t xml:space="preserve"> hasta 1.989 cuando Tim </w:t>
                        </w:r>
                        <w:proofErr w:type="spellStart"/>
                        <w:r w:rsidRPr="007A3021">
                          <w:rPr>
                            <w:rFonts w:ascii="Arial" w:eastAsia="Times New Roman" w:hAnsi="Arial" w:cs="Arial"/>
                            <w:color w:val="000033"/>
                            <w:sz w:val="18"/>
                            <w:lang w:eastAsia="es-ES"/>
                          </w:rPr>
                          <w:t>Berners</w:t>
                        </w:r>
                        <w:proofErr w:type="spellEnd"/>
                        <w:r w:rsidRPr="007A3021">
                          <w:rPr>
                            <w:rFonts w:ascii="Arial" w:eastAsia="Times New Roman" w:hAnsi="Arial" w:cs="Arial"/>
                            <w:color w:val="000033"/>
                            <w:sz w:val="18"/>
                            <w:lang w:eastAsia="es-ES"/>
                          </w:rPr>
                          <w:t xml:space="preserve">-Lee desarrolló un nuevo sistema de compartir información a través de un entorno visual que controlaba el nuevo lenguaje de programación </w:t>
                        </w:r>
                        <w:r w:rsidRPr="007A3021">
                          <w:rPr>
                            <w:rFonts w:ascii="Arial" w:eastAsia="Times New Roman" w:hAnsi="Arial" w:cs="Arial"/>
                            <w:i/>
                            <w:iCs/>
                            <w:color w:val="000033"/>
                            <w:sz w:val="20"/>
                            <w:lang w:eastAsia="es-ES"/>
                          </w:rPr>
                          <w:t>HTML</w:t>
                        </w:r>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Hipertext</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Markup</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Language</w:t>
                        </w:r>
                        <w:proofErr w:type="spellEnd"/>
                        <w:r w:rsidRPr="007A3021">
                          <w:rPr>
                            <w:rFonts w:ascii="Arial" w:eastAsia="Times New Roman" w:hAnsi="Arial" w:cs="Arial"/>
                            <w:color w:val="000033"/>
                            <w:sz w:val="18"/>
                            <w:lang w:eastAsia="es-ES"/>
                          </w:rPr>
                          <w:t xml:space="preserve">) con el que nacería la </w:t>
                        </w:r>
                        <w:proofErr w:type="spellStart"/>
                        <w:r w:rsidRPr="007A3021">
                          <w:rPr>
                            <w:rFonts w:ascii="Arial" w:eastAsia="Times New Roman" w:hAnsi="Arial" w:cs="Arial"/>
                            <w:color w:val="000033"/>
                            <w:sz w:val="18"/>
                            <w:lang w:eastAsia="es-ES"/>
                          </w:rPr>
                          <w:t>www</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World</w:t>
                        </w:r>
                        <w:proofErr w:type="spellEnd"/>
                        <w:r w:rsidRPr="007A3021">
                          <w:rPr>
                            <w:rFonts w:ascii="Arial" w:eastAsia="Times New Roman" w:hAnsi="Arial" w:cs="Arial"/>
                            <w:color w:val="000033"/>
                            <w:sz w:val="18"/>
                            <w:lang w:eastAsia="es-ES"/>
                          </w:rPr>
                          <w:t xml:space="preserve"> </w:t>
                        </w:r>
                        <w:proofErr w:type="spellStart"/>
                        <w:r w:rsidRPr="007A3021">
                          <w:rPr>
                            <w:rFonts w:ascii="Arial" w:eastAsia="Times New Roman" w:hAnsi="Arial" w:cs="Arial"/>
                            <w:color w:val="000033"/>
                            <w:sz w:val="18"/>
                            <w:lang w:eastAsia="es-ES"/>
                          </w:rPr>
                          <w:t>Wide</w:t>
                        </w:r>
                        <w:proofErr w:type="spellEnd"/>
                        <w:r w:rsidRPr="007A3021">
                          <w:rPr>
                            <w:rFonts w:ascii="Arial" w:eastAsia="Times New Roman" w:hAnsi="Arial" w:cs="Arial"/>
                            <w:color w:val="000033"/>
                            <w:sz w:val="18"/>
                            <w:lang w:eastAsia="es-ES"/>
                          </w:rPr>
                          <w:t xml:space="preserve"> Web) que no es más que una parte de Internet.-El descubrimiento de HTML posibilitó una nueva forma de intercambio de la información mucho más intuitiva, y además de una forma gráfica que hacía mucho más fácil su manejo a nivel de usuario.-Ello </w:t>
                        </w:r>
                        <w:proofErr w:type="spellStart"/>
                        <w:r w:rsidRPr="007A3021">
                          <w:rPr>
                            <w:rFonts w:ascii="Arial" w:eastAsia="Times New Roman" w:hAnsi="Arial" w:cs="Arial"/>
                            <w:color w:val="000033"/>
                            <w:sz w:val="18"/>
                            <w:lang w:eastAsia="es-ES"/>
                          </w:rPr>
                          <w:t>dió</w:t>
                        </w:r>
                        <w:proofErr w:type="spellEnd"/>
                        <w:r w:rsidRPr="007A3021">
                          <w:rPr>
                            <w:rFonts w:ascii="Arial" w:eastAsia="Times New Roman" w:hAnsi="Arial" w:cs="Arial"/>
                            <w:color w:val="000033"/>
                            <w:sz w:val="18"/>
                            <w:lang w:eastAsia="es-ES"/>
                          </w:rPr>
                          <w:t xml:space="preserve"> pie al nacimiento de los primeros </w:t>
                        </w:r>
                        <w:r w:rsidRPr="007A3021">
                          <w:rPr>
                            <w:rFonts w:ascii="Arial" w:eastAsia="Times New Roman" w:hAnsi="Arial" w:cs="Arial"/>
                            <w:i/>
                            <w:iCs/>
                            <w:color w:val="000033"/>
                            <w:sz w:val="20"/>
                            <w:lang w:eastAsia="es-ES"/>
                          </w:rPr>
                          <w:t>navegadores</w:t>
                        </w:r>
                        <w:r w:rsidRPr="007A3021">
                          <w:rPr>
                            <w:rFonts w:ascii="Arial" w:eastAsia="Times New Roman" w:hAnsi="Arial" w:cs="Arial"/>
                            <w:color w:val="000033"/>
                            <w:sz w:val="18"/>
                            <w:lang w:eastAsia="es-ES"/>
                          </w:rPr>
                          <w:t>, entre los que se encontraba "</w:t>
                        </w:r>
                        <w:proofErr w:type="spellStart"/>
                        <w:r w:rsidRPr="007A3021">
                          <w:rPr>
                            <w:rFonts w:ascii="Arial" w:eastAsia="Times New Roman" w:hAnsi="Arial" w:cs="Arial"/>
                            <w:color w:val="000033"/>
                            <w:sz w:val="18"/>
                            <w:lang w:eastAsia="es-ES"/>
                          </w:rPr>
                          <w:t>Mosaic</w:t>
                        </w:r>
                        <w:proofErr w:type="spellEnd"/>
                        <w:r w:rsidRPr="007A3021">
                          <w:rPr>
                            <w:rFonts w:ascii="Arial" w:eastAsia="Times New Roman" w:hAnsi="Arial" w:cs="Arial"/>
                            <w:color w:val="000033"/>
                            <w:sz w:val="18"/>
                            <w:lang w:eastAsia="es-ES"/>
                          </w:rPr>
                          <w:t>".</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Seguiremos en las demás lecciones de este tutorial.</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xml:space="preserve">    En este ambicioso </w:t>
                        </w:r>
                        <w:r w:rsidRPr="007A3021">
                          <w:rPr>
                            <w:rFonts w:ascii="Arial" w:eastAsia="Times New Roman" w:hAnsi="Arial" w:cs="Arial"/>
                            <w:color w:val="000033"/>
                            <w:sz w:val="20"/>
                            <w:szCs w:val="20"/>
                            <w:u w:val="single"/>
                            <w:lang w:eastAsia="es-ES"/>
                          </w:rPr>
                          <w:t>CURSO DE INTERNET</w:t>
                        </w:r>
                        <w:r w:rsidRPr="007A3021">
                          <w:rPr>
                            <w:rFonts w:ascii="Arial" w:eastAsia="Times New Roman" w:hAnsi="Arial" w:cs="Arial"/>
                            <w:color w:val="000033"/>
                            <w:sz w:val="20"/>
                            <w:szCs w:val="20"/>
                            <w:lang w:eastAsia="es-ES"/>
                          </w:rPr>
                          <w:t xml:space="preserve"> que ahora comienza (y constará de </w:t>
                        </w:r>
                        <w:r w:rsidRPr="007A3021">
                          <w:rPr>
                            <w:rFonts w:ascii="Arial" w:eastAsia="Times New Roman" w:hAnsi="Arial" w:cs="Arial"/>
                            <w:b/>
                            <w:bCs/>
                            <w:color w:val="000033"/>
                            <w:sz w:val="20"/>
                            <w:szCs w:val="20"/>
                            <w:lang w:eastAsia="es-ES"/>
                          </w:rPr>
                          <w:t xml:space="preserve">¡¡ más de 75 </w:t>
                        </w:r>
                        <w:proofErr w:type="gramStart"/>
                        <w:r w:rsidRPr="007A3021">
                          <w:rPr>
                            <w:rFonts w:ascii="Arial" w:eastAsia="Times New Roman" w:hAnsi="Arial" w:cs="Arial"/>
                            <w:b/>
                            <w:bCs/>
                            <w:color w:val="000033"/>
                            <w:sz w:val="20"/>
                            <w:szCs w:val="20"/>
                            <w:lang w:eastAsia="es-ES"/>
                          </w:rPr>
                          <w:t>lecciones !!</w:t>
                        </w:r>
                        <w:proofErr w:type="gramEnd"/>
                        <w:r w:rsidRPr="007A3021">
                          <w:rPr>
                            <w:rFonts w:ascii="Arial" w:eastAsia="Times New Roman" w:hAnsi="Arial" w:cs="Arial"/>
                            <w:color w:val="000033"/>
                            <w:sz w:val="20"/>
                            <w:szCs w:val="20"/>
                            <w:lang w:eastAsia="es-ES"/>
                          </w:rPr>
                          <w:t xml:space="preserve">), vamos a examinar todo aquello que te será necesario conocer si quieres adentrarte en este bonito mundo de Internet. Aprenderás a comprender como funciona la llamada "red de redes" (Internet) pero además adquirirás una visión en conjunto de las </w:t>
                        </w:r>
                        <w:r w:rsidRPr="007A3021">
                          <w:rPr>
                            <w:rFonts w:ascii="Arial" w:eastAsia="Times New Roman" w:hAnsi="Arial" w:cs="Arial"/>
                            <w:color w:val="000033"/>
                            <w:sz w:val="20"/>
                            <w:szCs w:val="20"/>
                            <w:lang w:eastAsia="es-ES"/>
                          </w:rPr>
                          <w:lastRenderedPageBreak/>
                          <w:t xml:space="preserve">diferentes partes de las que se compone. No solo consta de </w:t>
                        </w:r>
                        <w:r w:rsidRPr="007A3021">
                          <w:rPr>
                            <w:rFonts w:ascii="Arial" w:eastAsia="Times New Roman" w:hAnsi="Arial" w:cs="Arial"/>
                            <w:b/>
                            <w:bCs/>
                            <w:color w:val="000033"/>
                            <w:sz w:val="20"/>
                            <w:szCs w:val="20"/>
                            <w:lang w:eastAsia="es-ES"/>
                          </w:rPr>
                          <w:t>páginas web</w:t>
                        </w:r>
                        <w:r w:rsidRPr="007A3021">
                          <w:rPr>
                            <w:rFonts w:ascii="Arial" w:eastAsia="Times New Roman" w:hAnsi="Arial" w:cs="Arial"/>
                            <w:color w:val="000033"/>
                            <w:sz w:val="20"/>
                            <w:szCs w:val="20"/>
                            <w:lang w:eastAsia="es-ES"/>
                          </w:rPr>
                          <w:t xml:space="preserve"> y el </w:t>
                        </w:r>
                        <w:r w:rsidRPr="007A3021">
                          <w:rPr>
                            <w:rFonts w:ascii="Arial" w:eastAsia="Times New Roman" w:hAnsi="Arial" w:cs="Arial"/>
                            <w:b/>
                            <w:bCs/>
                            <w:color w:val="000033"/>
                            <w:sz w:val="20"/>
                            <w:szCs w:val="20"/>
                            <w:lang w:eastAsia="es-ES"/>
                          </w:rPr>
                          <w:t>correo electrónico</w:t>
                        </w:r>
                        <w:r w:rsidRPr="007A3021">
                          <w:rPr>
                            <w:rFonts w:ascii="Arial" w:eastAsia="Times New Roman" w:hAnsi="Arial" w:cs="Arial"/>
                            <w:color w:val="000033"/>
                            <w:sz w:val="20"/>
                            <w:szCs w:val="20"/>
                            <w:lang w:eastAsia="es-ES"/>
                          </w:rPr>
                          <w:t xml:space="preserve"> como podrás comprobar; además comprenderás que es y </w:t>
                        </w:r>
                        <w:proofErr w:type="spellStart"/>
                        <w:r w:rsidRPr="007A3021">
                          <w:rPr>
                            <w:rFonts w:ascii="Arial" w:eastAsia="Times New Roman" w:hAnsi="Arial" w:cs="Arial"/>
                            <w:color w:val="000033"/>
                            <w:sz w:val="20"/>
                            <w:szCs w:val="20"/>
                            <w:lang w:eastAsia="es-ES"/>
                          </w:rPr>
                          <w:t>como</w:t>
                        </w:r>
                        <w:proofErr w:type="spellEnd"/>
                        <w:r w:rsidRPr="007A3021">
                          <w:rPr>
                            <w:rFonts w:ascii="Arial" w:eastAsia="Times New Roman" w:hAnsi="Arial" w:cs="Arial"/>
                            <w:color w:val="000033"/>
                            <w:sz w:val="20"/>
                            <w:szCs w:val="20"/>
                            <w:lang w:eastAsia="es-ES"/>
                          </w:rPr>
                          <w:t xml:space="preserve"> funcionan los </w:t>
                        </w:r>
                        <w:r w:rsidRPr="007A3021">
                          <w:rPr>
                            <w:rFonts w:ascii="Arial" w:eastAsia="Times New Roman" w:hAnsi="Arial" w:cs="Arial"/>
                            <w:b/>
                            <w:bCs/>
                            <w:color w:val="000033"/>
                            <w:sz w:val="20"/>
                            <w:szCs w:val="20"/>
                            <w:lang w:eastAsia="es-ES"/>
                          </w:rPr>
                          <w:t>foros</w:t>
                        </w:r>
                        <w:r w:rsidRPr="007A3021">
                          <w:rPr>
                            <w:rFonts w:ascii="Arial" w:eastAsia="Times New Roman" w:hAnsi="Arial" w:cs="Arial"/>
                            <w:color w:val="000033"/>
                            <w:sz w:val="20"/>
                            <w:szCs w:val="20"/>
                            <w:lang w:eastAsia="es-ES"/>
                          </w:rPr>
                          <w:t xml:space="preserve"> así como los </w:t>
                        </w:r>
                        <w:r w:rsidRPr="007A3021">
                          <w:rPr>
                            <w:rFonts w:ascii="Arial" w:eastAsia="Times New Roman" w:hAnsi="Arial" w:cs="Arial"/>
                            <w:b/>
                            <w:bCs/>
                            <w:color w:val="000033"/>
                            <w:sz w:val="20"/>
                            <w:szCs w:val="20"/>
                            <w:lang w:eastAsia="es-ES"/>
                          </w:rPr>
                          <w:t>chats</w:t>
                        </w:r>
                        <w:r w:rsidRPr="007A3021">
                          <w:rPr>
                            <w:rFonts w:ascii="Arial" w:eastAsia="Times New Roman" w:hAnsi="Arial" w:cs="Arial"/>
                            <w:color w:val="000033"/>
                            <w:sz w:val="20"/>
                            <w:szCs w:val="20"/>
                            <w:lang w:eastAsia="es-ES"/>
                          </w:rPr>
                          <w:t xml:space="preserve">, los </w:t>
                        </w:r>
                        <w:r w:rsidRPr="007A3021">
                          <w:rPr>
                            <w:rFonts w:ascii="Arial" w:eastAsia="Times New Roman" w:hAnsi="Arial" w:cs="Arial"/>
                            <w:b/>
                            <w:bCs/>
                            <w:color w:val="000033"/>
                            <w:sz w:val="20"/>
                            <w:szCs w:val="20"/>
                            <w:lang w:eastAsia="es-ES"/>
                          </w:rPr>
                          <w:t>navegadores</w:t>
                        </w:r>
                        <w:r w:rsidRPr="007A3021">
                          <w:rPr>
                            <w:rFonts w:ascii="Arial" w:eastAsia="Times New Roman" w:hAnsi="Arial" w:cs="Arial"/>
                            <w:color w:val="000033"/>
                            <w:sz w:val="20"/>
                            <w:szCs w:val="20"/>
                            <w:lang w:eastAsia="es-ES"/>
                          </w:rPr>
                          <w:t xml:space="preserve"> y los </w:t>
                        </w:r>
                        <w:r w:rsidRPr="007A3021">
                          <w:rPr>
                            <w:rFonts w:ascii="Arial" w:eastAsia="Times New Roman" w:hAnsi="Arial" w:cs="Arial"/>
                            <w:b/>
                            <w:bCs/>
                            <w:color w:val="000033"/>
                            <w:sz w:val="20"/>
                            <w:szCs w:val="20"/>
                            <w:lang w:eastAsia="es-ES"/>
                          </w:rPr>
                          <w:t>buscadores</w:t>
                        </w:r>
                        <w:r w:rsidRPr="007A3021">
                          <w:rPr>
                            <w:rFonts w:ascii="Arial" w:eastAsia="Times New Roman" w:hAnsi="Arial" w:cs="Arial"/>
                            <w:color w:val="000033"/>
                            <w:sz w:val="20"/>
                            <w:szCs w:val="20"/>
                            <w:lang w:eastAsia="es-ES"/>
                          </w:rPr>
                          <w:t xml:space="preserve">, las herramientas de </w:t>
                        </w:r>
                        <w:r w:rsidRPr="007A3021">
                          <w:rPr>
                            <w:rFonts w:ascii="Arial" w:eastAsia="Times New Roman" w:hAnsi="Arial" w:cs="Arial"/>
                            <w:b/>
                            <w:bCs/>
                            <w:color w:val="000033"/>
                            <w:sz w:val="20"/>
                            <w:szCs w:val="20"/>
                            <w:lang w:eastAsia="es-ES"/>
                          </w:rPr>
                          <w:t>creación/diseño de webs</w:t>
                        </w:r>
                        <w:r w:rsidRPr="007A3021">
                          <w:rPr>
                            <w:rFonts w:ascii="Arial" w:eastAsia="Times New Roman" w:hAnsi="Arial" w:cs="Arial"/>
                            <w:color w:val="000033"/>
                            <w:sz w:val="20"/>
                            <w:szCs w:val="20"/>
                            <w:lang w:eastAsia="es-ES"/>
                          </w:rPr>
                          <w:t xml:space="preserve">, los </w:t>
                        </w:r>
                        <w:r w:rsidRPr="007A3021">
                          <w:rPr>
                            <w:rFonts w:ascii="Arial" w:eastAsia="Times New Roman" w:hAnsi="Arial" w:cs="Arial"/>
                            <w:b/>
                            <w:bCs/>
                            <w:color w:val="000033"/>
                            <w:sz w:val="20"/>
                            <w:szCs w:val="20"/>
                            <w:lang w:eastAsia="es-ES"/>
                          </w:rPr>
                          <w:t>blogs</w:t>
                        </w:r>
                        <w:r w:rsidRPr="007A3021">
                          <w:rPr>
                            <w:rFonts w:ascii="Arial" w:eastAsia="Times New Roman" w:hAnsi="Arial" w:cs="Arial"/>
                            <w:color w:val="000033"/>
                            <w:sz w:val="20"/>
                            <w:szCs w:val="20"/>
                            <w:lang w:eastAsia="es-ES"/>
                          </w:rPr>
                          <w:t xml:space="preserve">, </w:t>
                        </w:r>
                        <w:r w:rsidRPr="007A3021">
                          <w:rPr>
                            <w:rFonts w:ascii="Arial" w:eastAsia="Times New Roman" w:hAnsi="Arial" w:cs="Arial"/>
                            <w:b/>
                            <w:bCs/>
                            <w:color w:val="000033"/>
                            <w:sz w:val="20"/>
                            <w:szCs w:val="20"/>
                            <w:lang w:eastAsia="es-ES"/>
                          </w:rPr>
                          <w:t>multimedia</w:t>
                        </w:r>
                        <w:r w:rsidRPr="007A3021">
                          <w:rPr>
                            <w:rFonts w:ascii="Arial" w:eastAsia="Times New Roman" w:hAnsi="Arial" w:cs="Arial"/>
                            <w:color w:val="000033"/>
                            <w:sz w:val="20"/>
                            <w:szCs w:val="20"/>
                            <w:lang w:eastAsia="es-ES"/>
                          </w:rPr>
                          <w:t xml:space="preserve"> a través de Internet, y </w:t>
                        </w:r>
                        <w:proofErr w:type="spellStart"/>
                        <w:r w:rsidRPr="007A3021">
                          <w:rPr>
                            <w:rFonts w:ascii="Arial" w:eastAsia="Times New Roman" w:hAnsi="Arial" w:cs="Arial"/>
                            <w:color w:val="000033"/>
                            <w:sz w:val="20"/>
                            <w:szCs w:val="20"/>
                            <w:lang w:eastAsia="es-ES"/>
                          </w:rPr>
                          <w:t>enfín</w:t>
                        </w:r>
                        <w:proofErr w:type="spellEnd"/>
                        <w:r w:rsidRPr="007A3021">
                          <w:rPr>
                            <w:rFonts w:ascii="Arial" w:eastAsia="Times New Roman" w:hAnsi="Arial" w:cs="Arial"/>
                            <w:color w:val="000033"/>
                            <w:sz w:val="20"/>
                            <w:szCs w:val="20"/>
                            <w:lang w:eastAsia="es-ES"/>
                          </w:rPr>
                          <w:t xml:space="preserve">, como protegerte mediante los </w:t>
                        </w:r>
                        <w:r w:rsidRPr="007A3021">
                          <w:rPr>
                            <w:rFonts w:ascii="Arial" w:eastAsia="Times New Roman" w:hAnsi="Arial" w:cs="Arial"/>
                            <w:b/>
                            <w:bCs/>
                            <w:color w:val="000033"/>
                            <w:sz w:val="20"/>
                            <w:szCs w:val="20"/>
                            <w:lang w:eastAsia="es-ES"/>
                          </w:rPr>
                          <w:t>antivirus</w:t>
                        </w:r>
                        <w:r w:rsidRPr="007A3021">
                          <w:rPr>
                            <w:rFonts w:ascii="Arial" w:eastAsia="Times New Roman" w:hAnsi="Arial" w:cs="Arial"/>
                            <w:color w:val="000033"/>
                            <w:sz w:val="20"/>
                            <w:szCs w:val="20"/>
                            <w:lang w:eastAsia="es-ES"/>
                          </w:rPr>
                          <w:t xml:space="preserve"> y los </w:t>
                        </w:r>
                        <w:proofErr w:type="spellStart"/>
                        <w:r w:rsidRPr="007A3021">
                          <w:rPr>
                            <w:rFonts w:ascii="Arial" w:eastAsia="Times New Roman" w:hAnsi="Arial" w:cs="Arial"/>
                            <w:b/>
                            <w:bCs/>
                            <w:color w:val="000033"/>
                            <w:sz w:val="20"/>
                            <w:szCs w:val="20"/>
                            <w:lang w:eastAsia="es-ES"/>
                          </w:rPr>
                          <w:t>antiespías</w:t>
                        </w:r>
                        <w:proofErr w:type="spellEnd"/>
                        <w:r w:rsidRPr="007A3021">
                          <w:rPr>
                            <w:rFonts w:ascii="Arial" w:eastAsia="Times New Roman" w:hAnsi="Arial" w:cs="Arial"/>
                            <w:color w:val="000033"/>
                            <w:sz w:val="20"/>
                            <w:szCs w:val="20"/>
                            <w:lang w:eastAsia="es-ES"/>
                          </w:rPr>
                          <w:t xml:space="preserve"> y como realizar </w:t>
                        </w:r>
                        <w:r w:rsidRPr="007A3021">
                          <w:rPr>
                            <w:rFonts w:ascii="Arial" w:eastAsia="Times New Roman" w:hAnsi="Arial" w:cs="Arial"/>
                            <w:b/>
                            <w:bCs/>
                            <w:color w:val="000033"/>
                            <w:sz w:val="20"/>
                            <w:szCs w:val="20"/>
                            <w:lang w:eastAsia="es-ES"/>
                          </w:rPr>
                          <w:t>compras en Internet</w:t>
                        </w:r>
                        <w:r w:rsidRPr="007A3021">
                          <w:rPr>
                            <w:rFonts w:ascii="Arial" w:eastAsia="Times New Roman" w:hAnsi="Arial" w:cs="Arial"/>
                            <w:color w:val="000033"/>
                            <w:sz w:val="20"/>
                            <w:szCs w:val="20"/>
                            <w:lang w:eastAsia="es-ES"/>
                          </w:rPr>
                          <w:t>.</w:t>
                        </w:r>
                      </w:p>
                      <w:p w:rsidR="007A3021" w:rsidRPr="007A3021" w:rsidRDefault="007A3021" w:rsidP="007A3021">
                        <w:pPr>
                          <w:spacing w:before="100" w:beforeAutospacing="1" w:after="240"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xml:space="preserve">    Como </w:t>
                        </w:r>
                        <w:proofErr w:type="spellStart"/>
                        <w:r w:rsidRPr="007A3021">
                          <w:rPr>
                            <w:rFonts w:ascii="Arial" w:eastAsia="Times New Roman" w:hAnsi="Arial" w:cs="Arial"/>
                            <w:color w:val="000033"/>
                            <w:sz w:val="20"/>
                            <w:szCs w:val="20"/>
                            <w:lang w:eastAsia="es-ES"/>
                          </w:rPr>
                          <w:t>vés</w:t>
                        </w:r>
                        <w:proofErr w:type="spellEnd"/>
                        <w:r w:rsidRPr="007A3021">
                          <w:rPr>
                            <w:rFonts w:ascii="Arial" w:eastAsia="Times New Roman" w:hAnsi="Arial" w:cs="Arial"/>
                            <w:color w:val="000033"/>
                            <w:sz w:val="20"/>
                            <w:szCs w:val="20"/>
                            <w:lang w:eastAsia="es-ES"/>
                          </w:rPr>
                          <w:t xml:space="preserve"> el Curso </w:t>
                        </w:r>
                        <w:proofErr w:type="spellStart"/>
                        <w:r w:rsidRPr="007A3021">
                          <w:rPr>
                            <w:rFonts w:ascii="Arial" w:eastAsia="Times New Roman" w:hAnsi="Arial" w:cs="Arial"/>
                            <w:color w:val="000033"/>
                            <w:sz w:val="20"/>
                            <w:szCs w:val="20"/>
                            <w:lang w:eastAsia="es-ES"/>
                          </w:rPr>
                          <w:t>vá</w:t>
                        </w:r>
                        <w:proofErr w:type="spellEnd"/>
                        <w:r w:rsidRPr="007A3021">
                          <w:rPr>
                            <w:rFonts w:ascii="Arial" w:eastAsia="Times New Roman" w:hAnsi="Arial" w:cs="Arial"/>
                            <w:color w:val="000033"/>
                            <w:sz w:val="20"/>
                            <w:szCs w:val="20"/>
                            <w:lang w:eastAsia="es-ES"/>
                          </w:rPr>
                          <w:t xml:space="preserve"> a ser tan completo que cuando lo hayas finalizado se te habrán despejado todas las dudas que pudieras tener hasta ahora. Y todo ello totalmente gratis -</w:t>
                        </w:r>
                        <w:r w:rsidRPr="007A3021">
                          <w:rPr>
                            <w:rFonts w:ascii="Arial" w:eastAsia="Times New Roman" w:hAnsi="Arial" w:cs="Arial"/>
                            <w:i/>
                            <w:iCs/>
                            <w:color w:val="000033"/>
                            <w:sz w:val="20"/>
                            <w:szCs w:val="20"/>
                            <w:lang w:eastAsia="es-ES"/>
                          </w:rPr>
                          <w:t xml:space="preserve">siguiendo la filosofía de "deseoaprender.com" de </w:t>
                        </w:r>
                        <w:r w:rsidRPr="007A3021">
                          <w:rPr>
                            <w:rFonts w:ascii="Arial" w:eastAsia="Times New Roman" w:hAnsi="Arial" w:cs="Arial"/>
                            <w:b/>
                            <w:bCs/>
                            <w:i/>
                            <w:iCs/>
                            <w:color w:val="666666"/>
                            <w:sz w:val="20"/>
                            <w:szCs w:val="20"/>
                            <w:lang w:eastAsia="es-ES"/>
                          </w:rPr>
                          <w:t>APRENDER DEBE SER SIEMPRE GRATIS, A TODOS LOS NIVELES</w:t>
                        </w:r>
                        <w:r w:rsidRPr="007A3021">
                          <w:rPr>
                            <w:rFonts w:ascii="Arial" w:eastAsia="Times New Roman" w:hAnsi="Arial" w:cs="Arial"/>
                            <w:color w:val="000033"/>
                            <w:sz w:val="20"/>
                            <w:szCs w:val="20"/>
                            <w:lang w:eastAsia="es-ES"/>
                          </w:rPr>
                          <w:t xml:space="preserve">-. Espero que disfrutes del Curso y si te ha parecido interesante me lo hagas saber, ello me motivará para preparar otros. Gracias por tu visita </w:t>
                        </w:r>
                        <w:proofErr w:type="spellStart"/>
                        <w:r w:rsidRPr="007A3021">
                          <w:rPr>
                            <w:rFonts w:ascii="Arial" w:eastAsia="Times New Roman" w:hAnsi="Arial" w:cs="Arial"/>
                            <w:color w:val="000033"/>
                            <w:sz w:val="20"/>
                            <w:szCs w:val="20"/>
                            <w:lang w:eastAsia="es-ES"/>
                          </w:rPr>
                          <w:t>amig@</w:t>
                        </w:r>
                        <w:proofErr w:type="spellEnd"/>
                        <w:r w:rsidRPr="007A3021">
                          <w:rPr>
                            <w:rFonts w:ascii="Arial" w:eastAsia="Times New Roman" w:hAnsi="Arial" w:cs="Arial"/>
                            <w:color w:val="000033"/>
                            <w:sz w:val="20"/>
                            <w:szCs w:val="20"/>
                            <w:lang w:eastAsia="es-ES"/>
                          </w:rPr>
                          <w:t>.</w:t>
                        </w:r>
                      </w:p>
                    </w:tc>
                  </w:tr>
                </w:tbl>
                <w:p w:rsidR="007A3021" w:rsidRPr="007A3021" w:rsidRDefault="007A3021" w:rsidP="007A3021">
                  <w:pPr>
                    <w:spacing w:after="0" w:line="240" w:lineRule="auto"/>
                    <w:rPr>
                      <w:rFonts w:ascii="Arial" w:eastAsia="Times New Roman" w:hAnsi="Arial" w:cs="Arial"/>
                      <w:color w:val="000033"/>
                      <w:sz w:val="20"/>
                      <w:szCs w:val="20"/>
                      <w:lang w:eastAsia="es-ES"/>
                    </w:rPr>
                  </w:pPr>
                </w:p>
              </w:tc>
            </w:tr>
          </w:tbl>
          <w:p w:rsidR="007A3021" w:rsidRPr="007A3021" w:rsidRDefault="007A3021" w:rsidP="007A3021">
            <w:pPr>
              <w:spacing w:after="0" w:line="240" w:lineRule="auto"/>
              <w:jc w:val="center"/>
              <w:rPr>
                <w:rFonts w:ascii="Arial" w:eastAsia="Times New Roman" w:hAnsi="Arial" w:cs="Arial"/>
                <w:color w:val="000033"/>
                <w:sz w:val="20"/>
                <w:szCs w:val="20"/>
                <w:lang w:eastAsia="es-ES"/>
              </w:rPr>
            </w:pPr>
          </w:p>
        </w:tc>
      </w:tr>
    </w:tbl>
    <w:p w:rsidR="007A3021" w:rsidRDefault="007A3021" w:rsidP="007A3021">
      <w:pPr>
        <w:jc w:val="center"/>
        <w:rPr>
          <w:b/>
          <w:sz w:val="40"/>
          <w:szCs w:val="40"/>
        </w:rPr>
      </w:pPr>
    </w:p>
    <w:p w:rsidR="007A3021" w:rsidRDefault="007A3021" w:rsidP="007A3021">
      <w:pPr>
        <w:jc w:val="center"/>
        <w:rPr>
          <w:b/>
          <w:sz w:val="40"/>
          <w:szCs w:val="40"/>
        </w:rPr>
      </w:pPr>
    </w:p>
    <w:tbl>
      <w:tblPr>
        <w:tblW w:w="5000" w:type="pct"/>
        <w:tblCellSpacing w:w="0" w:type="dxa"/>
        <w:tblCellMar>
          <w:top w:w="30" w:type="dxa"/>
          <w:left w:w="0" w:type="dxa"/>
          <w:bottom w:w="30" w:type="dxa"/>
          <w:right w:w="0" w:type="dxa"/>
        </w:tblCellMar>
        <w:tblLook w:val="04A0"/>
      </w:tblPr>
      <w:tblGrid>
        <w:gridCol w:w="8504"/>
      </w:tblGrid>
      <w:tr w:rsidR="007A3021" w:rsidRPr="007A3021">
        <w:trPr>
          <w:tblCellSpacing w:w="0" w:type="dxa"/>
        </w:trPr>
        <w:tc>
          <w:tcPr>
            <w:tcW w:w="3550" w:type="pct"/>
            <w:hideMark/>
          </w:tcPr>
          <w:tbl>
            <w:tblPr>
              <w:tblW w:w="4950" w:type="pct"/>
              <w:jc w:val="center"/>
              <w:tblCellSpacing w:w="0" w:type="dxa"/>
              <w:tblBorders>
                <w:top w:val="outset" w:sz="6" w:space="0" w:color="B8CFE7"/>
                <w:left w:val="outset" w:sz="6" w:space="0" w:color="B8CFE7"/>
                <w:bottom w:val="outset" w:sz="6" w:space="0" w:color="B8CFE7"/>
                <w:right w:val="outset" w:sz="6" w:space="0" w:color="B8CFE7"/>
              </w:tblBorders>
              <w:tblCellMar>
                <w:top w:w="30" w:type="dxa"/>
                <w:left w:w="0" w:type="dxa"/>
                <w:bottom w:w="30" w:type="dxa"/>
                <w:right w:w="0" w:type="dxa"/>
              </w:tblCellMar>
              <w:tblLook w:val="04A0"/>
            </w:tblPr>
            <w:tblGrid>
              <w:gridCol w:w="8403"/>
            </w:tblGrid>
            <w:tr w:rsidR="007A3021" w:rsidRPr="007A3021">
              <w:trPr>
                <w:tblCellSpacing w:w="0" w:type="dxa"/>
                <w:jc w:val="center"/>
              </w:trPr>
              <w:tc>
                <w:tcPr>
                  <w:tcW w:w="0" w:type="auto"/>
                  <w:tcBorders>
                    <w:top w:val="outset" w:sz="6" w:space="0" w:color="B8CFE7"/>
                    <w:left w:val="outset" w:sz="6" w:space="0" w:color="B8CFE7"/>
                    <w:bottom w:val="outset" w:sz="6" w:space="0" w:color="B8CFE7"/>
                    <w:right w:val="outset" w:sz="6" w:space="0" w:color="B8CFE7"/>
                  </w:tcBorders>
                  <w:vAlign w:val="center"/>
                  <w:hideMark/>
                </w:tcPr>
                <w:tbl>
                  <w:tblPr>
                    <w:tblW w:w="4950" w:type="pct"/>
                    <w:jc w:val="center"/>
                    <w:tblCellSpacing w:w="0" w:type="dxa"/>
                    <w:tblCellMar>
                      <w:top w:w="30" w:type="dxa"/>
                      <w:left w:w="0" w:type="dxa"/>
                      <w:bottom w:w="30" w:type="dxa"/>
                      <w:right w:w="0" w:type="dxa"/>
                    </w:tblCellMar>
                    <w:tblLook w:val="04A0"/>
                  </w:tblPr>
                  <w:tblGrid>
                    <w:gridCol w:w="8289"/>
                  </w:tblGrid>
                  <w:tr w:rsidR="007A3021" w:rsidRPr="007A3021">
                    <w:trPr>
                      <w:tblCellSpacing w:w="0" w:type="dxa"/>
                      <w:jc w:val="center"/>
                    </w:trPr>
                    <w:tc>
                      <w:tcPr>
                        <w:tcW w:w="0" w:type="auto"/>
                        <w:hideMark/>
                      </w:tcPr>
                      <w:tbl>
                        <w:tblPr>
                          <w:tblW w:w="5000" w:type="pct"/>
                          <w:tblCellSpacing w:w="22" w:type="dxa"/>
                          <w:tblCellMar>
                            <w:left w:w="0" w:type="dxa"/>
                            <w:right w:w="0" w:type="dxa"/>
                          </w:tblCellMar>
                          <w:tblLook w:val="04A0"/>
                        </w:tblPr>
                        <w:tblGrid>
                          <w:gridCol w:w="8223"/>
                          <w:gridCol w:w="66"/>
                        </w:tblGrid>
                        <w:tr w:rsidR="007A3021" w:rsidRPr="007A3021" w:rsidTr="007A3021">
                          <w:trPr>
                            <w:gridAfter w:val="1"/>
                            <w:tblCellSpacing w:w="22" w:type="dxa"/>
                          </w:trPr>
                          <w:tc>
                            <w:tcPr>
                              <w:tcW w:w="2400" w:type="pct"/>
                              <w:tcMar>
                                <w:top w:w="30" w:type="dxa"/>
                                <w:left w:w="0" w:type="dxa"/>
                                <w:bottom w:w="30" w:type="dxa"/>
                                <w:right w:w="0" w:type="dxa"/>
                              </w:tcMar>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666666"/>
                                  <w:sz w:val="20"/>
                                  <w:lang w:eastAsia="es-ES"/>
                                </w:rPr>
                                <w:t> </w:t>
                              </w:r>
                              <w:r w:rsidRPr="007A3021">
                                <w:rPr>
                                  <w:rFonts w:ascii="Arial" w:eastAsia="Times New Roman" w:hAnsi="Arial" w:cs="Arial"/>
                                  <w:b/>
                                  <w:bCs/>
                                  <w:color w:val="000000"/>
                                  <w:sz w:val="20"/>
                                  <w:szCs w:val="20"/>
                                  <w:u w:val="single"/>
                                  <w:lang w:eastAsia="es-ES"/>
                                </w:rPr>
                                <w:t>EL CORREO ELECTRÓNICO</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18"/>
                                  <w:lang w:eastAsia="es-ES"/>
                                </w:rPr>
                                <w:t>   </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xml:space="preserve">   Uno de los apartados de Internet que más auge ha tenido en los últimos tiempos y que es usado por millones de usuarios en todo el mundo es sin duda el </w:t>
                              </w:r>
                              <w:r w:rsidRPr="007A3021">
                                <w:rPr>
                                  <w:rFonts w:ascii="Arial" w:eastAsia="Times New Roman" w:hAnsi="Arial" w:cs="Arial"/>
                                  <w:i/>
                                  <w:iCs/>
                                  <w:color w:val="000033"/>
                                  <w:sz w:val="18"/>
                                  <w:lang w:eastAsia="es-ES"/>
                                </w:rPr>
                                <w:t>correo electrónico (conocido por e-mail)</w:t>
                              </w:r>
                              <w:r w:rsidRPr="007A3021">
                                <w:rPr>
                                  <w:rFonts w:ascii="Arial" w:eastAsia="Times New Roman" w:hAnsi="Arial" w:cs="Arial"/>
                                  <w:color w:val="000033"/>
                                  <w:sz w:val="18"/>
                                  <w:lang w:eastAsia="es-ES"/>
                                </w:rPr>
                                <w:t xml:space="preserve">, que nos permite enviar cualquier mensaje a cualquiera que esté conectado a Internet. </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Se convierte así en una forma interesante de mantener contacto con amigos o familiares que pueden encontrarse en cualquier punto del planeta, o de intercomunicarse entre los empleados de una empresa dentro de su propia red.</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Este sistema ha reemplazado en un gran porcentaje al correo tradicional, que ha quedado relegado a casos muy específicos.</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xml:space="preserve">   Los correos electrónicos usan el mismo protocolo TCP/IP para enviarse por la red y llegar al destinatario, y así, como </w:t>
                              </w:r>
                              <w:proofErr w:type="spellStart"/>
                              <w:r w:rsidRPr="007A3021">
                                <w:rPr>
                                  <w:rFonts w:ascii="Arial" w:eastAsia="Times New Roman" w:hAnsi="Arial" w:cs="Arial"/>
                                  <w:color w:val="000033"/>
                                  <w:sz w:val="20"/>
                                  <w:szCs w:val="20"/>
                                  <w:lang w:eastAsia="es-ES"/>
                                </w:rPr>
                                <w:t>cuelquier</w:t>
                              </w:r>
                              <w:proofErr w:type="spellEnd"/>
                              <w:r w:rsidRPr="007A3021">
                                <w:rPr>
                                  <w:rFonts w:ascii="Arial" w:eastAsia="Times New Roman" w:hAnsi="Arial" w:cs="Arial"/>
                                  <w:color w:val="000033"/>
                                  <w:sz w:val="20"/>
                                  <w:szCs w:val="20"/>
                                  <w:lang w:eastAsia="es-ES"/>
                                </w:rPr>
                                <w:t xml:space="preserve"> otro envío, el mensaje será dividido en "paquetes", según vimos.</w:t>
                              </w:r>
                            </w:p>
                          </w:tc>
                        </w:tr>
                        <w:tr w:rsidR="007A3021" w:rsidRPr="007A3021" w:rsidTr="007A3021">
                          <w:trPr>
                            <w:tblCellSpacing w:w="22" w:type="dxa"/>
                          </w:trPr>
                          <w:tc>
                            <w:tcPr>
                              <w:tcW w:w="0" w:type="auto"/>
                              <w:gridSpan w:val="2"/>
                              <w:tcMar>
                                <w:top w:w="30" w:type="dxa"/>
                                <w:left w:w="0" w:type="dxa"/>
                                <w:bottom w:w="30" w:type="dxa"/>
                                <w:right w:w="0" w:type="dxa"/>
                              </w:tcMar>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t>    Otra funcionalidad interesante del correo electrónico es la posibilidad que ofrece de enviar adjunto a un mensaje cualquier tipo de archivo, como sonido, imágenes, video e incluso archivos ejecutables. En el correo moderno, los programas de correo electrónico serán capaces de decodificar cualquier archivo adjunto para que no tengamos que preocuparnos nosotros de hacerlo manualmente.</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t>    La gran ventaja del e-mail o correo electrónico es su gran velocidad para viajar por Internet y permitir la recepción del mismo casi de inmediato, de ahí su gran aceptación frente al correo tradicional (excesivamente lento en la mayoría de las ocasiones).</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xml:space="preserve">    Al igual que ocurre con el correo tradicional, el </w:t>
                              </w:r>
                              <w:r w:rsidRPr="007A3021">
                                <w:rPr>
                                  <w:rFonts w:ascii="Arial" w:eastAsia="Times New Roman" w:hAnsi="Arial" w:cs="Arial"/>
                                  <w:i/>
                                  <w:iCs/>
                                  <w:color w:val="000033"/>
                                  <w:sz w:val="18"/>
                                  <w:lang w:eastAsia="es-ES"/>
                                </w:rPr>
                                <w:t>correo electrónico</w:t>
                              </w:r>
                              <w:r w:rsidRPr="007A3021">
                                <w:rPr>
                                  <w:rFonts w:ascii="Arial" w:eastAsia="Times New Roman" w:hAnsi="Arial" w:cs="Arial"/>
                                  <w:color w:val="000033"/>
                                  <w:sz w:val="18"/>
                                  <w:lang w:eastAsia="es-ES"/>
                                </w:rPr>
                                <w:t xml:space="preserve"> necesitará siempre para poder funcionar de modo correcto una "</w:t>
                              </w:r>
                              <w:r w:rsidRPr="007A3021">
                                <w:rPr>
                                  <w:rFonts w:ascii="Arial" w:eastAsia="Times New Roman" w:hAnsi="Arial" w:cs="Arial"/>
                                  <w:i/>
                                  <w:iCs/>
                                  <w:color w:val="000033"/>
                                  <w:sz w:val="18"/>
                                  <w:lang w:eastAsia="es-ES"/>
                                </w:rPr>
                                <w:t>dirección electrónica</w:t>
                              </w:r>
                              <w:r w:rsidRPr="007A3021">
                                <w:rPr>
                                  <w:rFonts w:ascii="Arial" w:eastAsia="Times New Roman" w:hAnsi="Arial" w:cs="Arial"/>
                                  <w:color w:val="000033"/>
                                  <w:sz w:val="18"/>
                                  <w:lang w:eastAsia="es-ES"/>
                                </w:rPr>
                                <w:t>" tanto por parte del remitente como del receptor.</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xml:space="preserve">   Una </w:t>
                              </w:r>
                              <w:r w:rsidRPr="007A3021">
                                <w:rPr>
                                  <w:rFonts w:ascii="Arial" w:eastAsia="Times New Roman" w:hAnsi="Arial" w:cs="Arial"/>
                                  <w:i/>
                                  <w:iCs/>
                                  <w:color w:val="000033"/>
                                  <w:sz w:val="18"/>
                                  <w:lang w:eastAsia="es-ES"/>
                                </w:rPr>
                                <w:t>dirección de correo</w:t>
                              </w:r>
                              <w:r w:rsidRPr="007A3021">
                                <w:rPr>
                                  <w:rFonts w:ascii="Arial" w:eastAsia="Times New Roman" w:hAnsi="Arial" w:cs="Arial"/>
                                  <w:color w:val="000033"/>
                                  <w:sz w:val="18"/>
                                  <w:lang w:eastAsia="es-ES"/>
                                </w:rPr>
                                <w:t xml:space="preserve"> es única y personal y siempre tendrá la forma de: </w:t>
                              </w:r>
                              <w:r w:rsidRPr="007A3021">
                                <w:rPr>
                                  <w:rFonts w:ascii="Arial" w:eastAsia="Times New Roman" w:hAnsi="Arial" w:cs="Arial"/>
                                  <w:b/>
                                  <w:bCs/>
                                  <w:color w:val="333333"/>
                                  <w:sz w:val="18"/>
                                  <w:lang w:eastAsia="es-ES"/>
                                </w:rPr>
                                <w:t>midireccion@servidorcorreo.com</w:t>
                              </w:r>
                              <w:r w:rsidRPr="007A3021">
                                <w:rPr>
                                  <w:rFonts w:ascii="Arial" w:eastAsia="Times New Roman" w:hAnsi="Arial" w:cs="Arial"/>
                                  <w:color w:val="000033"/>
                                  <w:sz w:val="18"/>
                                  <w:lang w:eastAsia="es-ES"/>
                                </w:rPr>
                                <w:t xml:space="preserve"> que constará como puedes ver de tres partes, la parte de la izquierda ( </w:t>
                              </w:r>
                              <w:proofErr w:type="spellStart"/>
                              <w:r w:rsidRPr="007A3021">
                                <w:rPr>
                                  <w:rFonts w:ascii="Arial" w:eastAsia="Times New Roman" w:hAnsi="Arial" w:cs="Arial"/>
                                  <w:b/>
                                  <w:bCs/>
                                  <w:color w:val="333333"/>
                                  <w:sz w:val="18"/>
                                  <w:lang w:eastAsia="es-ES"/>
                                </w:rPr>
                                <w:t>midireccion</w:t>
                              </w:r>
                              <w:proofErr w:type="spellEnd"/>
                              <w:r w:rsidRPr="007A3021">
                                <w:rPr>
                                  <w:rFonts w:ascii="Arial" w:eastAsia="Times New Roman" w:hAnsi="Arial" w:cs="Arial"/>
                                  <w:color w:val="000033"/>
                                  <w:sz w:val="18"/>
                                  <w:lang w:eastAsia="es-ES"/>
                                </w:rPr>
                                <w:t xml:space="preserve"> ) será la que te identifique siempre y que tú habrás elegido al crear tu cuenta de correo; la parte central ( </w:t>
                              </w:r>
                              <w:r w:rsidRPr="007A3021">
                                <w:rPr>
                                  <w:rFonts w:ascii="Arial" w:eastAsia="Times New Roman" w:hAnsi="Arial" w:cs="Arial"/>
                                  <w:b/>
                                  <w:bCs/>
                                  <w:color w:val="333333"/>
                                  <w:sz w:val="18"/>
                                  <w:lang w:eastAsia="es-ES"/>
                                </w:rPr>
                                <w:t>@</w:t>
                              </w:r>
                              <w:r w:rsidRPr="007A3021">
                                <w:rPr>
                                  <w:rFonts w:ascii="Arial" w:eastAsia="Times New Roman" w:hAnsi="Arial" w:cs="Arial"/>
                                  <w:color w:val="000033"/>
                                  <w:sz w:val="18"/>
                                  <w:lang w:eastAsia="es-ES"/>
                                </w:rPr>
                                <w:t xml:space="preserve"> ) es siempre la misma y además obligatoria, pues es precisamente la que identifica una dirección de correo electrónico; finalmente la parte de la derecha ( </w:t>
                              </w:r>
                              <w:r w:rsidRPr="007A3021">
                                <w:rPr>
                                  <w:rFonts w:ascii="Arial" w:eastAsia="Times New Roman" w:hAnsi="Arial" w:cs="Arial"/>
                                  <w:b/>
                                  <w:bCs/>
                                  <w:color w:val="333333"/>
                                  <w:sz w:val="18"/>
                                  <w:lang w:eastAsia="es-ES"/>
                                </w:rPr>
                                <w:t>servidorcorreo.com</w:t>
                              </w:r>
                              <w:r w:rsidRPr="007A3021">
                                <w:rPr>
                                  <w:rFonts w:ascii="Arial" w:eastAsia="Times New Roman" w:hAnsi="Arial" w:cs="Arial"/>
                                  <w:color w:val="000033"/>
                                  <w:sz w:val="18"/>
                                  <w:lang w:eastAsia="es-ES"/>
                                </w:rPr>
                                <w:t xml:space="preserve"> ) es la que identifica el servidor donde tienes alojada tu dirección.</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t xml:space="preserve">    Existen proveedores de correo web, en los que podrás obtener una cuenta </w:t>
                              </w:r>
                              <w:proofErr w:type="spellStart"/>
                              <w:r w:rsidRPr="007A3021">
                                <w:rPr>
                                  <w:rFonts w:ascii="Arial" w:eastAsia="Times New Roman" w:hAnsi="Arial" w:cs="Arial"/>
                                  <w:color w:val="000033"/>
                                  <w:sz w:val="18"/>
                                  <w:lang w:eastAsia="es-ES"/>
                                </w:rPr>
                                <w:t>gratuíta</w:t>
                              </w:r>
                              <w:proofErr w:type="spellEnd"/>
                              <w:r w:rsidRPr="007A3021">
                                <w:rPr>
                                  <w:rFonts w:ascii="Arial" w:eastAsia="Times New Roman" w:hAnsi="Arial" w:cs="Arial"/>
                                  <w:color w:val="000033"/>
                                  <w:sz w:val="18"/>
                                  <w:lang w:eastAsia="es-ES"/>
                                </w:rPr>
                                <w:t xml:space="preserve"> con solo registrarte (por ejemplo </w:t>
                              </w:r>
                              <w:r w:rsidRPr="007A3021">
                                <w:rPr>
                                  <w:rFonts w:ascii="Arial" w:eastAsia="Times New Roman" w:hAnsi="Arial" w:cs="Arial"/>
                                  <w:i/>
                                  <w:iCs/>
                                  <w:color w:val="000033"/>
                                  <w:sz w:val="18"/>
                                  <w:lang w:eastAsia="es-ES"/>
                                </w:rPr>
                                <w:t>Hotmail</w:t>
                              </w:r>
                              <w:r w:rsidRPr="007A3021">
                                <w:rPr>
                                  <w:rFonts w:ascii="Arial" w:eastAsia="Times New Roman" w:hAnsi="Arial" w:cs="Arial"/>
                                  <w:color w:val="000033"/>
                                  <w:sz w:val="18"/>
                                  <w:lang w:eastAsia="es-ES"/>
                                </w:rPr>
                                <w:t xml:space="preserve"> ó </w:t>
                              </w:r>
                              <w:proofErr w:type="spellStart"/>
                              <w:r w:rsidRPr="007A3021">
                                <w:rPr>
                                  <w:rFonts w:ascii="Arial" w:eastAsia="Times New Roman" w:hAnsi="Arial" w:cs="Arial"/>
                                  <w:i/>
                                  <w:iCs/>
                                  <w:color w:val="000033"/>
                                  <w:sz w:val="18"/>
                                  <w:lang w:eastAsia="es-ES"/>
                                </w:rPr>
                                <w:t>Gmail</w:t>
                              </w:r>
                              <w:proofErr w:type="spellEnd"/>
                              <w:r w:rsidRPr="007A3021">
                                <w:rPr>
                                  <w:rFonts w:ascii="Arial" w:eastAsia="Times New Roman" w:hAnsi="Arial" w:cs="Arial"/>
                                  <w:color w:val="000033"/>
                                  <w:sz w:val="18"/>
                                  <w:lang w:eastAsia="es-ES"/>
                                </w:rPr>
                                <w:t xml:space="preserve"> son de los más conocidos), y no tendrás que preocuparte de configurar un programa para poder enviar o recibir correo. En este tipo de proveedor tan solo tendrás que registrarte, elegir un nombre para la cuenta (que nunca podrá estar repetido) y comenzar a </w:t>
                              </w:r>
                              <w:r w:rsidRPr="007A3021">
                                <w:rPr>
                                  <w:rFonts w:ascii="Arial" w:eastAsia="Times New Roman" w:hAnsi="Arial" w:cs="Arial"/>
                                  <w:color w:val="000033"/>
                                  <w:sz w:val="18"/>
                                  <w:lang w:eastAsia="es-ES"/>
                                </w:rPr>
                                <w:lastRenderedPageBreak/>
                                <w:t>utilizarlo, siendo muy sencillo su manejo.</w:t>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szCs w:val="18"/>
                                  <w:lang w:eastAsia="es-ES"/>
                                </w:rPr>
                                <w:br/>
                              </w:r>
                              <w:r w:rsidRPr="007A3021">
                                <w:rPr>
                                  <w:rFonts w:ascii="Arial" w:eastAsia="Times New Roman" w:hAnsi="Arial" w:cs="Arial"/>
                                  <w:color w:val="000033"/>
                                  <w:sz w:val="18"/>
                                  <w:lang w:eastAsia="es-ES"/>
                                </w:rPr>
                                <w:t xml:space="preserve">  En este caso, tendrás algunas limitaciones al maquetar tu mensaje ya que tendrás que atenerte a un formato </w:t>
                              </w:r>
                              <w:proofErr w:type="spellStart"/>
                              <w:r w:rsidRPr="007A3021">
                                <w:rPr>
                                  <w:rFonts w:ascii="Arial" w:eastAsia="Times New Roman" w:hAnsi="Arial" w:cs="Arial"/>
                                  <w:color w:val="000033"/>
                                  <w:sz w:val="18"/>
                                  <w:lang w:eastAsia="es-ES"/>
                                </w:rPr>
                                <w:t>estandar</w:t>
                              </w:r>
                              <w:proofErr w:type="spellEnd"/>
                              <w:r w:rsidRPr="007A3021">
                                <w:rPr>
                                  <w:rFonts w:ascii="Arial" w:eastAsia="Times New Roman" w:hAnsi="Arial" w:cs="Arial"/>
                                  <w:color w:val="000033"/>
                                  <w:sz w:val="18"/>
                                  <w:lang w:eastAsia="es-ES"/>
                                </w:rPr>
                                <w:t xml:space="preserve"> y no podrás realizar muchos cambios dentro de ese patrón establecido; sin embargo tienes la ventaja de la sencillez de manejo, pues tan solo entras en la web del proveedor, lees los mensajes entrantes y contestas a los mismos, o envías nuevos mensajes.</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t>    Otro sistema para usar el servicio de correo electrónico, es el de contratar el servicio con un proveedor (en este caso será un servicio de pago), y este te facilitará los datos necesarios como "</w:t>
                              </w:r>
                              <w:r w:rsidRPr="007A3021">
                                <w:rPr>
                                  <w:rFonts w:ascii="Arial" w:eastAsia="Times New Roman" w:hAnsi="Arial" w:cs="Arial"/>
                                  <w:i/>
                                  <w:iCs/>
                                  <w:color w:val="000033"/>
                                  <w:sz w:val="18"/>
                                  <w:lang w:eastAsia="es-ES"/>
                                </w:rPr>
                                <w:t>dirección del servidor de correo saliente SMTP</w:t>
                              </w:r>
                              <w:r w:rsidRPr="007A3021">
                                <w:rPr>
                                  <w:rFonts w:ascii="Arial" w:eastAsia="Times New Roman" w:hAnsi="Arial" w:cs="Arial"/>
                                  <w:color w:val="000033"/>
                                  <w:sz w:val="18"/>
                                  <w:lang w:eastAsia="es-ES"/>
                                </w:rPr>
                                <w:t>", la "</w:t>
                              </w:r>
                              <w:r w:rsidRPr="007A3021">
                                <w:rPr>
                                  <w:rFonts w:ascii="Arial" w:eastAsia="Times New Roman" w:hAnsi="Arial" w:cs="Arial"/>
                                  <w:i/>
                                  <w:iCs/>
                                  <w:color w:val="000033"/>
                                  <w:sz w:val="18"/>
                                  <w:lang w:eastAsia="es-ES"/>
                                </w:rPr>
                                <w:t>dirección del correo entrante POP</w:t>
                              </w:r>
                              <w:r w:rsidRPr="007A3021">
                                <w:rPr>
                                  <w:rFonts w:ascii="Arial" w:eastAsia="Times New Roman" w:hAnsi="Arial" w:cs="Arial"/>
                                  <w:color w:val="000033"/>
                                  <w:sz w:val="18"/>
                                  <w:lang w:eastAsia="es-ES"/>
                                </w:rPr>
                                <w:t>" y la "</w:t>
                              </w:r>
                              <w:r w:rsidRPr="007A3021">
                                <w:rPr>
                                  <w:rFonts w:ascii="Arial" w:eastAsia="Times New Roman" w:hAnsi="Arial" w:cs="Arial"/>
                                  <w:i/>
                                  <w:iCs/>
                                  <w:color w:val="000033"/>
                                  <w:sz w:val="18"/>
                                  <w:lang w:eastAsia="es-ES"/>
                                </w:rPr>
                                <w:t>cuenta de correo</w:t>
                              </w:r>
                              <w:r w:rsidRPr="007A3021">
                                <w:rPr>
                                  <w:rFonts w:ascii="Arial" w:eastAsia="Times New Roman" w:hAnsi="Arial" w:cs="Arial"/>
                                  <w:color w:val="000033"/>
                                  <w:sz w:val="18"/>
                                  <w:lang w:eastAsia="es-ES"/>
                                </w:rPr>
                                <w:t>" (en el formato que vimos más arriba). Finalmente te será facilitada una "</w:t>
                              </w:r>
                              <w:r w:rsidRPr="007A3021">
                                <w:rPr>
                                  <w:rFonts w:ascii="Arial" w:eastAsia="Times New Roman" w:hAnsi="Arial" w:cs="Arial"/>
                                  <w:i/>
                                  <w:iCs/>
                                  <w:color w:val="000033"/>
                                  <w:sz w:val="18"/>
                                  <w:lang w:eastAsia="es-ES"/>
                                </w:rPr>
                                <w:t>contraseña de correo</w:t>
                              </w:r>
                              <w:r w:rsidRPr="007A3021">
                                <w:rPr>
                                  <w:rFonts w:ascii="Arial" w:eastAsia="Times New Roman" w:hAnsi="Arial" w:cs="Arial"/>
                                  <w:color w:val="000033"/>
                                  <w:sz w:val="18"/>
                                  <w:lang w:eastAsia="es-ES"/>
                                </w:rPr>
                                <w:t>" que tendrás que usar para identificarte y acceder a tu cuenta.</w:t>
                              </w:r>
                            </w:p>
                          </w:tc>
                        </w:tr>
                      </w:tbl>
                      <w:p w:rsidR="007A3021" w:rsidRPr="007A3021" w:rsidRDefault="007A3021" w:rsidP="007A3021">
                        <w:pPr>
                          <w:spacing w:after="0" w:line="240" w:lineRule="auto"/>
                          <w:rPr>
                            <w:rFonts w:ascii="Arial" w:eastAsia="Times New Roman" w:hAnsi="Arial" w:cs="Arial"/>
                            <w:color w:val="000033"/>
                            <w:sz w:val="20"/>
                            <w:szCs w:val="20"/>
                            <w:lang w:eastAsia="es-ES"/>
                          </w:rPr>
                        </w:pPr>
                      </w:p>
                    </w:tc>
                  </w:tr>
                </w:tbl>
                <w:p w:rsidR="007A3021" w:rsidRPr="007A3021" w:rsidRDefault="007A3021" w:rsidP="007A3021">
                  <w:pPr>
                    <w:spacing w:after="0" w:line="240" w:lineRule="auto"/>
                    <w:jc w:val="center"/>
                    <w:rPr>
                      <w:rFonts w:ascii="Arial" w:eastAsia="Times New Roman" w:hAnsi="Arial" w:cs="Arial"/>
                      <w:color w:val="000033"/>
                      <w:sz w:val="20"/>
                      <w:szCs w:val="20"/>
                      <w:lang w:eastAsia="es-ES"/>
                    </w:rPr>
                  </w:pPr>
                </w:p>
              </w:tc>
            </w:tr>
          </w:tbl>
          <w:p w:rsidR="007A3021" w:rsidRPr="007A3021" w:rsidRDefault="007A3021" w:rsidP="007A3021">
            <w:pPr>
              <w:spacing w:after="0" w:line="240" w:lineRule="auto"/>
              <w:rPr>
                <w:rFonts w:ascii="Arial" w:eastAsia="Times New Roman" w:hAnsi="Arial" w:cs="Arial"/>
                <w:color w:val="000033"/>
                <w:sz w:val="20"/>
                <w:szCs w:val="20"/>
                <w:lang w:eastAsia="es-ES"/>
              </w:rPr>
            </w:pPr>
          </w:p>
        </w:tc>
      </w:tr>
      <w:tr w:rsidR="007A3021" w:rsidRPr="007A3021">
        <w:trPr>
          <w:tblCellSpacing w:w="0" w:type="dxa"/>
        </w:trPr>
        <w:tc>
          <w:tcPr>
            <w:tcW w:w="0" w:type="auto"/>
            <w:hideMark/>
          </w:tcPr>
          <w:tbl>
            <w:tblPr>
              <w:tblW w:w="4950" w:type="pct"/>
              <w:jc w:val="center"/>
              <w:tblCellSpacing w:w="0" w:type="dxa"/>
              <w:tblBorders>
                <w:top w:val="outset" w:sz="6" w:space="0" w:color="ADC8E2"/>
                <w:left w:val="outset" w:sz="6" w:space="0" w:color="ADC8E2"/>
                <w:bottom w:val="outset" w:sz="6" w:space="0" w:color="ADC8E2"/>
                <w:right w:val="outset" w:sz="6" w:space="0" w:color="ADC8E2"/>
              </w:tblBorders>
              <w:tblCellMar>
                <w:top w:w="30" w:type="dxa"/>
                <w:left w:w="0" w:type="dxa"/>
                <w:bottom w:w="30" w:type="dxa"/>
                <w:right w:w="0" w:type="dxa"/>
              </w:tblCellMar>
              <w:tblLook w:val="04A0"/>
            </w:tblPr>
            <w:tblGrid>
              <w:gridCol w:w="8403"/>
            </w:tblGrid>
            <w:tr w:rsidR="007A3021" w:rsidRPr="007A3021">
              <w:trPr>
                <w:tblCellSpacing w:w="0" w:type="dxa"/>
                <w:jc w:val="center"/>
              </w:trPr>
              <w:tc>
                <w:tcPr>
                  <w:tcW w:w="0" w:type="auto"/>
                  <w:tcBorders>
                    <w:top w:val="outset" w:sz="6" w:space="0" w:color="ADC8E2"/>
                    <w:left w:val="outset" w:sz="6" w:space="0" w:color="ADC8E2"/>
                    <w:bottom w:val="outset" w:sz="6" w:space="0" w:color="ADC8E2"/>
                    <w:right w:val="outset" w:sz="6" w:space="0" w:color="ADC8E2"/>
                  </w:tcBorders>
                  <w:vAlign w:val="center"/>
                  <w:hideMark/>
                </w:tcPr>
                <w:tbl>
                  <w:tblPr>
                    <w:tblW w:w="4950" w:type="pct"/>
                    <w:tblCellSpacing w:w="22" w:type="dxa"/>
                    <w:tblCellMar>
                      <w:left w:w="0" w:type="dxa"/>
                      <w:right w:w="0" w:type="dxa"/>
                    </w:tblCellMar>
                    <w:tblLook w:val="04A0"/>
                  </w:tblPr>
                  <w:tblGrid>
                    <w:gridCol w:w="8289"/>
                  </w:tblGrid>
                  <w:tr w:rsidR="007A3021" w:rsidRPr="007A3021">
                    <w:trPr>
                      <w:tblCellSpacing w:w="22" w:type="dxa"/>
                    </w:trPr>
                    <w:tc>
                      <w:tcPr>
                        <w:tcW w:w="0" w:type="auto"/>
                        <w:tcMar>
                          <w:top w:w="30" w:type="dxa"/>
                          <w:left w:w="0" w:type="dxa"/>
                          <w:bottom w:w="30" w:type="dxa"/>
                          <w:right w:w="0" w:type="dxa"/>
                        </w:tcMar>
                        <w:vAlign w:val="center"/>
                        <w:hideMark/>
                      </w:tcPr>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18"/>
                            <w:lang w:eastAsia="es-ES"/>
                          </w:rPr>
                          <w:lastRenderedPageBreak/>
                          <w:t>   En este segundo caso, deberás disponer en tu ordenador de un "</w:t>
                        </w:r>
                        <w:r w:rsidRPr="007A3021">
                          <w:rPr>
                            <w:rFonts w:ascii="Arial" w:eastAsia="Times New Roman" w:hAnsi="Arial" w:cs="Arial"/>
                            <w:i/>
                            <w:iCs/>
                            <w:color w:val="000033"/>
                            <w:sz w:val="18"/>
                            <w:lang w:eastAsia="es-ES"/>
                          </w:rPr>
                          <w:t>programa cliente de correo electrónico</w:t>
                        </w:r>
                        <w:r w:rsidRPr="007A3021">
                          <w:rPr>
                            <w:rFonts w:ascii="Arial" w:eastAsia="Times New Roman" w:hAnsi="Arial" w:cs="Arial"/>
                            <w:color w:val="000033"/>
                            <w:sz w:val="18"/>
                            <w:lang w:eastAsia="es-ES"/>
                          </w:rPr>
                          <w:t xml:space="preserve">" como por ejemplo </w:t>
                        </w:r>
                        <w:r w:rsidRPr="007A3021">
                          <w:rPr>
                            <w:rFonts w:ascii="Arial" w:eastAsia="Times New Roman" w:hAnsi="Arial" w:cs="Arial"/>
                            <w:b/>
                            <w:bCs/>
                            <w:color w:val="333333"/>
                            <w:sz w:val="18"/>
                            <w:u w:val="single"/>
                            <w:lang w:eastAsia="es-ES"/>
                          </w:rPr>
                          <w:t>Outlook</w:t>
                        </w:r>
                        <w:r w:rsidRPr="007A3021">
                          <w:rPr>
                            <w:rFonts w:ascii="Arial" w:eastAsia="Times New Roman" w:hAnsi="Arial" w:cs="Arial"/>
                            <w:color w:val="000033"/>
                            <w:sz w:val="18"/>
                            <w:lang w:eastAsia="es-ES"/>
                          </w:rPr>
                          <w:t xml:space="preserve"> ó </w:t>
                        </w:r>
                        <w:proofErr w:type="spellStart"/>
                        <w:r w:rsidRPr="007A3021">
                          <w:rPr>
                            <w:rFonts w:ascii="Arial" w:eastAsia="Times New Roman" w:hAnsi="Arial" w:cs="Arial"/>
                            <w:b/>
                            <w:bCs/>
                            <w:color w:val="333333"/>
                            <w:sz w:val="18"/>
                            <w:u w:val="single"/>
                            <w:lang w:eastAsia="es-ES"/>
                          </w:rPr>
                          <w:t>Mozilla</w:t>
                        </w:r>
                        <w:proofErr w:type="spellEnd"/>
                        <w:r w:rsidRPr="007A3021">
                          <w:rPr>
                            <w:rFonts w:ascii="Arial" w:eastAsia="Times New Roman" w:hAnsi="Arial" w:cs="Arial"/>
                            <w:b/>
                            <w:bCs/>
                            <w:color w:val="333333"/>
                            <w:sz w:val="18"/>
                            <w:u w:val="single"/>
                            <w:lang w:eastAsia="es-ES"/>
                          </w:rPr>
                          <w:t xml:space="preserve"> </w:t>
                        </w:r>
                        <w:proofErr w:type="spellStart"/>
                        <w:r w:rsidRPr="007A3021">
                          <w:rPr>
                            <w:rFonts w:ascii="Arial" w:eastAsia="Times New Roman" w:hAnsi="Arial" w:cs="Arial"/>
                            <w:b/>
                            <w:bCs/>
                            <w:color w:val="333333"/>
                            <w:sz w:val="18"/>
                            <w:u w:val="single"/>
                            <w:lang w:eastAsia="es-ES"/>
                          </w:rPr>
                          <w:t>Thunderbird</w:t>
                        </w:r>
                        <w:proofErr w:type="spellEnd"/>
                        <w:r w:rsidRPr="007A3021">
                          <w:rPr>
                            <w:rFonts w:ascii="Arial" w:eastAsia="Times New Roman" w:hAnsi="Arial" w:cs="Arial"/>
                            <w:color w:val="000033"/>
                            <w:sz w:val="20"/>
                            <w:szCs w:val="20"/>
                            <w:lang w:eastAsia="es-ES"/>
                          </w:rPr>
                          <w:t xml:space="preserve">. Aunque existen otros, estos son los más utilizados entre los internautas. Y en dicho programa deberás configurar tu cuenta de correo con los datos que te haya suministrado </w:t>
                        </w:r>
                        <w:proofErr w:type="spellStart"/>
                        <w:r w:rsidRPr="007A3021">
                          <w:rPr>
                            <w:rFonts w:ascii="Arial" w:eastAsia="Times New Roman" w:hAnsi="Arial" w:cs="Arial"/>
                            <w:color w:val="000033"/>
                            <w:sz w:val="20"/>
                            <w:szCs w:val="20"/>
                            <w:lang w:eastAsia="es-ES"/>
                          </w:rPr>
                          <w:t>yu</w:t>
                        </w:r>
                        <w:proofErr w:type="spellEnd"/>
                        <w:r w:rsidRPr="007A3021">
                          <w:rPr>
                            <w:rFonts w:ascii="Arial" w:eastAsia="Times New Roman" w:hAnsi="Arial" w:cs="Arial"/>
                            <w:color w:val="000033"/>
                            <w:sz w:val="20"/>
                            <w:szCs w:val="20"/>
                            <w:lang w:eastAsia="es-ES"/>
                          </w:rPr>
                          <w:t xml:space="preserve"> proveedor, para que funcione correctamente y puedas recibir y enviar mensajes. No es complicado y veremos en otros temas la forma de configurar estos programas.</w:t>
                        </w:r>
                        <w:r w:rsidRPr="007A3021">
                          <w:rPr>
                            <w:rFonts w:ascii="Arial" w:eastAsia="Times New Roman" w:hAnsi="Arial" w:cs="Arial"/>
                            <w:color w:val="000033"/>
                            <w:sz w:val="20"/>
                            <w:szCs w:val="20"/>
                            <w:lang w:eastAsia="es-ES"/>
                          </w:rPr>
                          <w:br/>
                          <w:t>   Con estos programas clientes de correo electrónico, dispondrás de otras muchas utilidades; por ejemplo podrás crear carpetas para almacenar tus mensajes o podrás crear una agenda de direcciones, realizar búsquedas en los mensajes, adjuntar una firma a tus mensajes salientes...y mucho más.</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w:t>
                        </w:r>
                        <w:r w:rsidRPr="007A3021">
                          <w:rPr>
                            <w:rFonts w:ascii="Arial" w:eastAsia="Times New Roman" w:hAnsi="Arial" w:cs="Arial"/>
                            <w:b/>
                            <w:bCs/>
                            <w:color w:val="666666"/>
                            <w:sz w:val="20"/>
                            <w:szCs w:val="20"/>
                            <w:u w:val="single"/>
                            <w:lang w:eastAsia="es-ES"/>
                          </w:rPr>
                          <w:t>EL SPAM (CORREO BASURA) EL MAYOR PROBLEMA DEL CORREO ELECTRÓNICO</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xml:space="preserve">   Como siempre que surge algo nuevo, alrededor de esta gran utilidad que es el correo electrónico han surgido gentes sin escrúpulos ("aprovechados"), que han tratado de usarlo en su beneficio, además de forma ilícita. El sistema es simple y consiste en averiguar gran cantidad de direcciones de correo, y enviar mensajes a veces promocionando algún producto, otras proponiendo "negocios" engañosos, y en otras entrando de lleno en lo delictivo al conseguir aprovecharse de la buena </w:t>
                        </w:r>
                        <w:proofErr w:type="spellStart"/>
                        <w:r w:rsidRPr="007A3021">
                          <w:rPr>
                            <w:rFonts w:ascii="Arial" w:eastAsia="Times New Roman" w:hAnsi="Arial" w:cs="Arial"/>
                            <w:color w:val="000033"/>
                            <w:sz w:val="20"/>
                            <w:szCs w:val="20"/>
                            <w:lang w:eastAsia="es-ES"/>
                          </w:rPr>
                          <w:t>fé</w:t>
                        </w:r>
                        <w:proofErr w:type="spellEnd"/>
                        <w:r w:rsidRPr="007A3021">
                          <w:rPr>
                            <w:rFonts w:ascii="Arial" w:eastAsia="Times New Roman" w:hAnsi="Arial" w:cs="Arial"/>
                            <w:color w:val="000033"/>
                            <w:sz w:val="20"/>
                            <w:szCs w:val="20"/>
                            <w:lang w:eastAsia="es-ES"/>
                          </w:rPr>
                          <w:t xml:space="preserve"> del destinatario y estafarle cantidades de dinero. Este tipo de mensajes reciben el nombre de </w:t>
                        </w:r>
                        <w:r w:rsidRPr="007A3021">
                          <w:rPr>
                            <w:rFonts w:ascii="Arial" w:eastAsia="Times New Roman" w:hAnsi="Arial" w:cs="Arial"/>
                            <w:i/>
                            <w:iCs/>
                            <w:color w:val="000033"/>
                            <w:sz w:val="20"/>
                            <w:lang w:eastAsia="es-ES"/>
                          </w:rPr>
                          <w:t>SPAM</w:t>
                        </w:r>
                        <w:r w:rsidRPr="007A3021">
                          <w:rPr>
                            <w:rFonts w:ascii="Arial" w:eastAsia="Times New Roman" w:hAnsi="Arial" w:cs="Arial"/>
                            <w:color w:val="000033"/>
                            <w:sz w:val="20"/>
                            <w:szCs w:val="20"/>
                            <w:lang w:eastAsia="es-ES"/>
                          </w:rPr>
                          <w:t xml:space="preserve"> y se ha convertido en el mayor problema y peligro de esta utilidad.</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xml:space="preserve">    Afortunadamente, en los últimos tiempos se ha conseguido frenar bastante el </w:t>
                        </w:r>
                        <w:proofErr w:type="spellStart"/>
                        <w:r w:rsidRPr="007A3021">
                          <w:rPr>
                            <w:rFonts w:ascii="Arial" w:eastAsia="Times New Roman" w:hAnsi="Arial" w:cs="Arial"/>
                            <w:color w:val="000033"/>
                            <w:sz w:val="20"/>
                            <w:szCs w:val="20"/>
                            <w:lang w:eastAsia="es-ES"/>
                          </w:rPr>
                          <w:t>spam</w:t>
                        </w:r>
                        <w:proofErr w:type="spellEnd"/>
                        <w:r w:rsidRPr="007A3021">
                          <w:rPr>
                            <w:rFonts w:ascii="Arial" w:eastAsia="Times New Roman" w:hAnsi="Arial" w:cs="Arial"/>
                            <w:color w:val="000033"/>
                            <w:sz w:val="20"/>
                            <w:szCs w:val="20"/>
                            <w:lang w:eastAsia="es-ES"/>
                          </w:rPr>
                          <w:t>, debido a que todos los sistemas (tanto los proveedores de correo web como los de servicios de pago) han ido incorporando muy buenos filtros que detectan en un gran porcentaje este tipo de correo, y los eliminan de forma que tú ni siquiera te enteres ni los llegues a recibir. Además, tienes a tu disposición filtros en los que podrás ir incluyendo todos los correos que consideres "correo basura" o SPAM. Estos filtros digamos que "</w:t>
                        </w:r>
                        <w:proofErr w:type="spellStart"/>
                        <w:r w:rsidRPr="007A3021">
                          <w:rPr>
                            <w:rFonts w:ascii="Arial" w:eastAsia="Times New Roman" w:hAnsi="Arial" w:cs="Arial"/>
                            <w:color w:val="000033"/>
                            <w:sz w:val="20"/>
                            <w:szCs w:val="20"/>
                            <w:lang w:eastAsia="es-ES"/>
                          </w:rPr>
                          <w:t>ván</w:t>
                        </w:r>
                        <w:proofErr w:type="spellEnd"/>
                        <w:r w:rsidRPr="007A3021">
                          <w:rPr>
                            <w:rFonts w:ascii="Arial" w:eastAsia="Times New Roman" w:hAnsi="Arial" w:cs="Arial"/>
                            <w:color w:val="000033"/>
                            <w:sz w:val="20"/>
                            <w:szCs w:val="20"/>
                            <w:lang w:eastAsia="es-ES"/>
                          </w:rPr>
                          <w:t xml:space="preserve"> aprendiendo" con la colaboración de cada usuario, y frenan eficazmente esos mensajes. A pesar de ello, los que podríamos llamar "carroñeros de la red", siempre están inventando nuevos sistemas para "engañar" a los filtros. Por ejemplo, si anuncian la venta de </w:t>
                        </w:r>
                        <w:proofErr w:type="spellStart"/>
                        <w:r w:rsidRPr="007A3021">
                          <w:rPr>
                            <w:rFonts w:ascii="Arial" w:eastAsia="Times New Roman" w:hAnsi="Arial" w:cs="Arial"/>
                            <w:color w:val="000033"/>
                            <w:sz w:val="20"/>
                            <w:szCs w:val="20"/>
                            <w:lang w:eastAsia="es-ES"/>
                          </w:rPr>
                          <w:t>Viagra</w:t>
                        </w:r>
                        <w:proofErr w:type="spellEnd"/>
                        <w:r w:rsidRPr="007A3021">
                          <w:rPr>
                            <w:rFonts w:ascii="Arial" w:eastAsia="Times New Roman" w:hAnsi="Arial" w:cs="Arial"/>
                            <w:color w:val="000033"/>
                            <w:sz w:val="20"/>
                            <w:szCs w:val="20"/>
                            <w:lang w:eastAsia="es-ES"/>
                          </w:rPr>
                          <w:t xml:space="preserve"> (muy extendida por Internet, entre otras), cambian la palabra por ejemplo por V1AGRA, ó por VI-A-GRA o algo parecido. Es por tanto como </w:t>
                        </w:r>
                        <w:proofErr w:type="spellStart"/>
                        <w:r w:rsidRPr="007A3021">
                          <w:rPr>
                            <w:rFonts w:ascii="Arial" w:eastAsia="Times New Roman" w:hAnsi="Arial" w:cs="Arial"/>
                            <w:color w:val="000033"/>
                            <w:sz w:val="20"/>
                            <w:szCs w:val="20"/>
                            <w:lang w:eastAsia="es-ES"/>
                          </w:rPr>
                          <w:t>vés</w:t>
                        </w:r>
                        <w:proofErr w:type="spellEnd"/>
                        <w:r w:rsidRPr="007A3021">
                          <w:rPr>
                            <w:rFonts w:ascii="Arial" w:eastAsia="Times New Roman" w:hAnsi="Arial" w:cs="Arial"/>
                            <w:color w:val="000033"/>
                            <w:sz w:val="20"/>
                            <w:szCs w:val="20"/>
                            <w:lang w:eastAsia="es-ES"/>
                          </w:rPr>
                          <w:t xml:space="preserve"> una guerra continua entre los "</w:t>
                        </w:r>
                        <w:proofErr w:type="spellStart"/>
                        <w:r w:rsidRPr="007A3021">
                          <w:rPr>
                            <w:rFonts w:ascii="Arial" w:eastAsia="Times New Roman" w:hAnsi="Arial" w:cs="Arial"/>
                            <w:color w:val="000033"/>
                            <w:sz w:val="20"/>
                            <w:szCs w:val="20"/>
                            <w:lang w:eastAsia="es-ES"/>
                          </w:rPr>
                          <w:t>spammers</w:t>
                        </w:r>
                        <w:proofErr w:type="spellEnd"/>
                        <w:r w:rsidRPr="007A3021">
                          <w:rPr>
                            <w:rFonts w:ascii="Arial" w:eastAsia="Times New Roman" w:hAnsi="Arial" w:cs="Arial"/>
                            <w:color w:val="000033"/>
                            <w:sz w:val="20"/>
                            <w:szCs w:val="20"/>
                            <w:lang w:eastAsia="es-ES"/>
                          </w:rPr>
                          <w:t>" y digamos la gente normal.</w:t>
                        </w:r>
                        <w:r w:rsidRPr="007A3021">
                          <w:rPr>
                            <w:rFonts w:ascii="Arial" w:eastAsia="Times New Roman" w:hAnsi="Arial" w:cs="Arial"/>
                            <w:color w:val="000033"/>
                            <w:sz w:val="20"/>
                            <w:szCs w:val="20"/>
                            <w:lang w:eastAsia="es-ES"/>
                          </w:rPr>
                          <w:br/>
                          <w:t xml:space="preserve">    El </w:t>
                        </w:r>
                        <w:proofErr w:type="spellStart"/>
                        <w:r w:rsidRPr="007A3021">
                          <w:rPr>
                            <w:rFonts w:ascii="Arial" w:eastAsia="Times New Roman" w:hAnsi="Arial" w:cs="Arial"/>
                            <w:color w:val="000033"/>
                            <w:sz w:val="20"/>
                            <w:szCs w:val="20"/>
                            <w:lang w:eastAsia="es-ES"/>
                          </w:rPr>
                          <w:t>Spam</w:t>
                        </w:r>
                        <w:proofErr w:type="spellEnd"/>
                        <w:r w:rsidRPr="007A3021">
                          <w:rPr>
                            <w:rFonts w:ascii="Arial" w:eastAsia="Times New Roman" w:hAnsi="Arial" w:cs="Arial"/>
                            <w:color w:val="000033"/>
                            <w:sz w:val="20"/>
                            <w:szCs w:val="20"/>
                            <w:lang w:eastAsia="es-ES"/>
                          </w:rPr>
                          <w:t xml:space="preserve"> está castigado por todas las legislaciones, y por tanto si a alguien se le demuestra puede ser objeto de duras sanciones. El problema es poder encontrar al autor de este tipo de correo, ya que normalmente no usarán su verdadera cuenta de correo (lógicamente) y se valen de los medios más rebuscados para eludir esta responsabilidad. Disponen además de "</w:t>
                        </w:r>
                        <w:r w:rsidRPr="007A3021">
                          <w:rPr>
                            <w:rFonts w:ascii="Arial" w:eastAsia="Times New Roman" w:hAnsi="Arial" w:cs="Arial"/>
                            <w:i/>
                            <w:iCs/>
                            <w:color w:val="000033"/>
                            <w:sz w:val="20"/>
                            <w:lang w:eastAsia="es-ES"/>
                          </w:rPr>
                          <w:t>robots</w:t>
                        </w:r>
                        <w:r w:rsidRPr="007A3021">
                          <w:rPr>
                            <w:rFonts w:ascii="Arial" w:eastAsia="Times New Roman" w:hAnsi="Arial" w:cs="Arial"/>
                            <w:color w:val="000033"/>
                            <w:sz w:val="20"/>
                            <w:szCs w:val="20"/>
                            <w:lang w:eastAsia="es-ES"/>
                          </w:rPr>
                          <w:t xml:space="preserve">" también llamados "spiders, o arañas" que rastrean continuamente la red en busca de direcciones de correo a las que enviar su correo basura, o </w:t>
                        </w:r>
                        <w:proofErr w:type="spellStart"/>
                        <w:r w:rsidRPr="007A3021">
                          <w:rPr>
                            <w:rFonts w:ascii="Arial" w:eastAsia="Times New Roman" w:hAnsi="Arial" w:cs="Arial"/>
                            <w:color w:val="000033"/>
                            <w:sz w:val="20"/>
                            <w:szCs w:val="20"/>
                            <w:lang w:eastAsia="es-ES"/>
                          </w:rPr>
                          <w:t>spam</w:t>
                        </w:r>
                        <w:proofErr w:type="spellEnd"/>
                        <w:r w:rsidRPr="007A3021">
                          <w:rPr>
                            <w:rFonts w:ascii="Arial" w:eastAsia="Times New Roman" w:hAnsi="Arial" w:cs="Arial"/>
                            <w:color w:val="000033"/>
                            <w:sz w:val="20"/>
                            <w:szCs w:val="20"/>
                            <w:lang w:eastAsia="es-ES"/>
                          </w:rPr>
                          <w:t>.</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w:t>
                        </w:r>
                        <w:r w:rsidRPr="007A3021">
                          <w:rPr>
                            <w:rFonts w:ascii="Arial" w:eastAsia="Times New Roman" w:hAnsi="Arial" w:cs="Arial"/>
                            <w:b/>
                            <w:bCs/>
                            <w:color w:val="666666"/>
                            <w:sz w:val="20"/>
                            <w:szCs w:val="20"/>
                            <w:u w:val="single"/>
                            <w:lang w:eastAsia="es-ES"/>
                          </w:rPr>
                          <w:t xml:space="preserve">OTROS ENGAÑOS EN EL CORREO ELECTRÓNICO DE LOS QUE DEBES ESTAR </w:t>
                        </w:r>
                        <w:r w:rsidRPr="007A3021">
                          <w:rPr>
                            <w:rFonts w:ascii="Arial" w:eastAsia="Times New Roman" w:hAnsi="Arial" w:cs="Arial"/>
                            <w:b/>
                            <w:bCs/>
                            <w:color w:val="666666"/>
                            <w:sz w:val="20"/>
                            <w:szCs w:val="20"/>
                            <w:u w:val="single"/>
                            <w:lang w:eastAsia="es-ES"/>
                          </w:rPr>
                          <w:lastRenderedPageBreak/>
                          <w:t>PREVENIDO</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Mediante el correo electrónico -si no eres precavido y no guardas unas mínimas normas lógicas de seguridad-, podrías ser víctima de algún tipo de fraude o de ataques a tu ordenador en forma de virus, troyanos y otros muchos sistemas de fastidiarte tu andadura por la red.</w:t>
                        </w:r>
                        <w:r w:rsidRPr="007A3021">
                          <w:rPr>
                            <w:rFonts w:ascii="Arial" w:eastAsia="Times New Roman" w:hAnsi="Arial" w:cs="Arial"/>
                            <w:color w:val="000033"/>
                            <w:sz w:val="20"/>
                            <w:szCs w:val="20"/>
                            <w:lang w:eastAsia="es-ES"/>
                          </w:rPr>
                          <w:br/>
                          <w:t>    **</w:t>
                        </w:r>
                        <w:r w:rsidRPr="007A3021">
                          <w:rPr>
                            <w:rFonts w:ascii="Arial" w:eastAsia="Times New Roman" w:hAnsi="Arial" w:cs="Arial"/>
                            <w:color w:val="000033"/>
                            <w:sz w:val="20"/>
                            <w:szCs w:val="20"/>
                            <w:u w:val="single"/>
                            <w:lang w:eastAsia="es-ES"/>
                          </w:rPr>
                          <w:t>NOTA</w:t>
                        </w:r>
                        <w:r w:rsidRPr="007A3021">
                          <w:rPr>
                            <w:rFonts w:ascii="Arial" w:eastAsia="Times New Roman" w:hAnsi="Arial" w:cs="Arial"/>
                            <w:color w:val="000033"/>
                            <w:sz w:val="20"/>
                            <w:szCs w:val="20"/>
                            <w:lang w:eastAsia="es-ES"/>
                          </w:rPr>
                          <w:t>: Tampoco hay que sacar la conclusión de que "</w:t>
                        </w:r>
                        <w:r w:rsidRPr="007A3021">
                          <w:rPr>
                            <w:rFonts w:ascii="Arial" w:eastAsia="Times New Roman" w:hAnsi="Arial" w:cs="Arial"/>
                            <w:i/>
                            <w:iCs/>
                            <w:color w:val="000033"/>
                            <w:sz w:val="20"/>
                            <w:lang w:eastAsia="es-ES"/>
                          </w:rPr>
                          <w:t>meterse en Internet y usar una cuenta de correo electrónico es peligrosísimo</w:t>
                        </w:r>
                        <w:r w:rsidRPr="007A3021">
                          <w:rPr>
                            <w:rFonts w:ascii="Arial" w:eastAsia="Times New Roman" w:hAnsi="Arial" w:cs="Arial"/>
                            <w:color w:val="000033"/>
                            <w:sz w:val="20"/>
                            <w:szCs w:val="20"/>
                            <w:lang w:eastAsia="es-ES"/>
                          </w:rPr>
                          <w:t>" y pensar que a las primeras de cambio vas a ser víctima de ataques por todos lados. Llevo moviéndome por la red 5 años casi a diario y nunca he tenido el menor problema en este sentido, eso sí, he seguido siempre unas normas básicas que el sentido común me han dictado y he hecho caso de las muchas recomendaciones que se deben seguir.</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w:t>
                        </w:r>
                        <w:r w:rsidRPr="007A3021">
                          <w:rPr>
                            <w:rFonts w:ascii="Arial" w:eastAsia="Times New Roman" w:hAnsi="Arial" w:cs="Arial"/>
                            <w:color w:val="FF6600"/>
                            <w:sz w:val="20"/>
                            <w:u w:val="single"/>
                            <w:lang w:eastAsia="es-ES"/>
                          </w:rPr>
                          <w:t>Algunos de los intentos de engaño de los que uno puede ser víctima al usar el correo electrónico (la mejor protección es seguir las recomendaciones)</w:t>
                        </w:r>
                        <w:r w:rsidRPr="007A3021">
                          <w:rPr>
                            <w:rFonts w:ascii="Arial" w:eastAsia="Times New Roman" w:hAnsi="Arial" w:cs="Arial"/>
                            <w:color w:val="FF6600"/>
                            <w:sz w:val="20"/>
                            <w:lang w:eastAsia="es-ES"/>
                          </w:rPr>
                          <w:t>:</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t>    </w:t>
                        </w:r>
                        <w:r w:rsidRPr="007A3021">
                          <w:rPr>
                            <w:rFonts w:ascii="Arial" w:eastAsia="Times New Roman" w:hAnsi="Arial" w:cs="Arial"/>
                            <w:b/>
                            <w:bCs/>
                            <w:color w:val="336699"/>
                            <w:sz w:val="20"/>
                            <w:lang w:eastAsia="es-ES"/>
                          </w:rPr>
                          <w:t>1. El ya mencionado SPAM</w:t>
                        </w:r>
                        <w:r w:rsidRPr="007A3021">
                          <w:rPr>
                            <w:rFonts w:ascii="Arial" w:eastAsia="Times New Roman" w:hAnsi="Arial" w:cs="Arial"/>
                            <w:color w:val="000033"/>
                            <w:sz w:val="20"/>
                            <w:szCs w:val="20"/>
                            <w:lang w:eastAsia="es-ES"/>
                          </w:rPr>
                          <w:t xml:space="preserve"> que supongo ya sabes sobradamente a que se refiere.</w:t>
                        </w:r>
                        <w:r w:rsidRPr="007A3021">
                          <w:rPr>
                            <w:rFonts w:ascii="Arial" w:eastAsia="Times New Roman" w:hAnsi="Arial" w:cs="Arial"/>
                            <w:color w:val="000033"/>
                            <w:sz w:val="20"/>
                            <w:szCs w:val="20"/>
                            <w:lang w:eastAsia="es-ES"/>
                          </w:rPr>
                          <w:br/>
                          <w:t xml:space="preserve">&gt;&gt; </w:t>
                        </w:r>
                        <w:r w:rsidRPr="007A3021">
                          <w:rPr>
                            <w:rFonts w:ascii="Arial" w:eastAsia="Times New Roman" w:hAnsi="Arial" w:cs="Arial"/>
                            <w:color w:val="000033"/>
                            <w:sz w:val="20"/>
                            <w:szCs w:val="20"/>
                            <w:u w:val="single"/>
                            <w:lang w:eastAsia="es-ES"/>
                          </w:rPr>
                          <w:t>PROTEGERSE CONTRA EL SPAM</w:t>
                        </w:r>
                        <w:r w:rsidRPr="007A3021">
                          <w:rPr>
                            <w:rFonts w:ascii="Arial" w:eastAsia="Times New Roman" w:hAnsi="Arial" w:cs="Arial"/>
                            <w:color w:val="000033"/>
                            <w:sz w:val="20"/>
                            <w:szCs w:val="20"/>
                            <w:lang w:eastAsia="es-ES"/>
                          </w:rPr>
                          <w:t xml:space="preserve">: La primera medida para protegerte contra el </w:t>
                        </w:r>
                        <w:proofErr w:type="spellStart"/>
                        <w:r w:rsidRPr="007A3021">
                          <w:rPr>
                            <w:rFonts w:ascii="Arial" w:eastAsia="Times New Roman" w:hAnsi="Arial" w:cs="Arial"/>
                            <w:color w:val="000033"/>
                            <w:sz w:val="20"/>
                            <w:szCs w:val="20"/>
                            <w:lang w:eastAsia="es-ES"/>
                          </w:rPr>
                          <w:t>spam</w:t>
                        </w:r>
                        <w:proofErr w:type="spellEnd"/>
                        <w:r w:rsidRPr="007A3021">
                          <w:rPr>
                            <w:rFonts w:ascii="Arial" w:eastAsia="Times New Roman" w:hAnsi="Arial" w:cs="Arial"/>
                            <w:color w:val="000033"/>
                            <w:sz w:val="20"/>
                            <w:szCs w:val="20"/>
                            <w:lang w:eastAsia="es-ES"/>
                          </w:rPr>
                          <w:t xml:space="preserve">, es procurar que tu dirección de correo no figure alegremente en cualquier sitio. Es frecuente ver en foros, chats y otros muchos sitios que la gente facilita su dirección de correo sin pensar en las consecuencias. Estas consecuencias pueden ser que un robot rastreador de </w:t>
                        </w:r>
                        <w:proofErr w:type="spellStart"/>
                        <w:r w:rsidRPr="007A3021">
                          <w:rPr>
                            <w:rFonts w:ascii="Arial" w:eastAsia="Times New Roman" w:hAnsi="Arial" w:cs="Arial"/>
                            <w:color w:val="000033"/>
                            <w:sz w:val="20"/>
                            <w:szCs w:val="20"/>
                            <w:lang w:eastAsia="es-ES"/>
                          </w:rPr>
                          <w:t>spam</w:t>
                        </w:r>
                        <w:proofErr w:type="spellEnd"/>
                        <w:r w:rsidRPr="007A3021">
                          <w:rPr>
                            <w:rFonts w:ascii="Arial" w:eastAsia="Times New Roman" w:hAnsi="Arial" w:cs="Arial"/>
                            <w:color w:val="000033"/>
                            <w:sz w:val="20"/>
                            <w:szCs w:val="20"/>
                            <w:lang w:eastAsia="es-ES"/>
                          </w:rPr>
                          <w:t xml:space="preserve">, que están continuamente recorriendo de forma automática la red, se haga con esa dirección de correo y la incluya en su lista. </w:t>
                        </w:r>
                        <w:r w:rsidRPr="007A3021">
                          <w:rPr>
                            <w:rFonts w:ascii="Arial" w:eastAsia="Times New Roman" w:hAnsi="Arial" w:cs="Arial"/>
                            <w:i/>
                            <w:iCs/>
                            <w:color w:val="000033"/>
                            <w:sz w:val="20"/>
                            <w:u w:val="single"/>
                            <w:lang w:eastAsia="es-ES"/>
                          </w:rPr>
                          <w:t>RECOMENDACIÓN</w:t>
                        </w:r>
                        <w:r w:rsidRPr="007A3021">
                          <w:rPr>
                            <w:rFonts w:ascii="Arial" w:eastAsia="Times New Roman" w:hAnsi="Arial" w:cs="Arial"/>
                            <w:color w:val="000033"/>
                            <w:sz w:val="20"/>
                            <w:szCs w:val="20"/>
                            <w:lang w:eastAsia="es-ES"/>
                          </w:rPr>
                          <w:t xml:space="preserve">: </w:t>
                        </w:r>
                        <w:proofErr w:type="spellStart"/>
                        <w:r w:rsidRPr="007A3021">
                          <w:rPr>
                            <w:rFonts w:ascii="Arial" w:eastAsia="Times New Roman" w:hAnsi="Arial" w:cs="Arial"/>
                            <w:color w:val="000033"/>
                            <w:sz w:val="20"/>
                            <w:szCs w:val="20"/>
                            <w:lang w:eastAsia="es-ES"/>
                          </w:rPr>
                          <w:t>Dá</w:t>
                        </w:r>
                        <w:proofErr w:type="spellEnd"/>
                        <w:r w:rsidRPr="007A3021">
                          <w:rPr>
                            <w:rFonts w:ascii="Arial" w:eastAsia="Times New Roman" w:hAnsi="Arial" w:cs="Arial"/>
                            <w:color w:val="000033"/>
                            <w:sz w:val="20"/>
                            <w:szCs w:val="20"/>
                            <w:lang w:eastAsia="es-ES"/>
                          </w:rPr>
                          <w:t xml:space="preserve"> tu dirección de correo solo a personas conocidas de tu entorno. Si debes facilitarla en sitios como los mencionados antes, debes tener la precaución de enmascararla, por ejemplo poniéndola como </w:t>
                        </w:r>
                        <w:proofErr w:type="spellStart"/>
                        <w:r w:rsidRPr="007A3021">
                          <w:rPr>
                            <w:rFonts w:ascii="Arial" w:eastAsia="Times New Roman" w:hAnsi="Arial" w:cs="Arial"/>
                            <w:b/>
                            <w:bCs/>
                            <w:color w:val="000033"/>
                            <w:sz w:val="20"/>
                            <w:szCs w:val="20"/>
                            <w:lang w:eastAsia="es-ES"/>
                          </w:rPr>
                          <w:t>midireccion</w:t>
                        </w:r>
                        <w:proofErr w:type="spellEnd"/>
                        <w:r w:rsidRPr="007A3021">
                          <w:rPr>
                            <w:rFonts w:ascii="Arial" w:eastAsia="Times New Roman" w:hAnsi="Arial" w:cs="Arial"/>
                            <w:b/>
                            <w:bCs/>
                            <w:color w:val="000033"/>
                            <w:sz w:val="20"/>
                            <w:szCs w:val="20"/>
                            <w:lang w:eastAsia="es-ES"/>
                          </w:rPr>
                          <w:t xml:space="preserve"> [arroba] miservidor.com</w:t>
                        </w:r>
                        <w:r w:rsidRPr="007A3021">
                          <w:rPr>
                            <w:rFonts w:ascii="Arial" w:eastAsia="Times New Roman" w:hAnsi="Arial" w:cs="Arial"/>
                            <w:color w:val="000033"/>
                            <w:sz w:val="20"/>
                            <w:szCs w:val="20"/>
                            <w:lang w:eastAsia="es-ES"/>
                          </w:rPr>
                          <w:t xml:space="preserve"> (es un ejemplo), donde puedes ver que hemos suprimido a típica "@" por la palabra "[arroba]". Todo el mundo sabrá que tu dirección será la que apuntas, pero con la @ en medio; sin embargo los rastreadores no la identificarán como una dirección de correo. </w:t>
                        </w:r>
                        <w:r w:rsidRPr="007A3021">
                          <w:rPr>
                            <w:rFonts w:ascii="Arial" w:eastAsia="Times New Roman" w:hAnsi="Arial" w:cs="Arial"/>
                            <w:i/>
                            <w:iCs/>
                            <w:color w:val="000033"/>
                            <w:sz w:val="20"/>
                            <w:u w:val="single"/>
                            <w:lang w:eastAsia="es-ES"/>
                          </w:rPr>
                          <w:t>RECOMENDACION</w:t>
                        </w:r>
                        <w:r w:rsidRPr="007A3021">
                          <w:rPr>
                            <w:rFonts w:ascii="Arial" w:eastAsia="Times New Roman" w:hAnsi="Arial" w:cs="Arial"/>
                            <w:color w:val="000033"/>
                            <w:sz w:val="20"/>
                            <w:szCs w:val="20"/>
                            <w:lang w:eastAsia="es-ES"/>
                          </w:rPr>
                          <w:t>: Otra forma de dar tu dirección de correo, es colocándola en una imagen, por ejemplo observa</w:t>
                        </w:r>
                        <w:proofErr w:type="gramStart"/>
                        <w:r w:rsidRPr="007A3021">
                          <w:rPr>
                            <w:rFonts w:ascii="Arial" w:eastAsia="Times New Roman" w:hAnsi="Arial" w:cs="Arial"/>
                            <w:color w:val="000033"/>
                            <w:sz w:val="20"/>
                            <w:szCs w:val="20"/>
                            <w:lang w:eastAsia="es-ES"/>
                          </w:rPr>
                          <w:t xml:space="preserve">: </w:t>
                        </w:r>
                        <w:r>
                          <w:rPr>
                            <w:rFonts w:ascii="Arial" w:eastAsia="Times New Roman" w:hAnsi="Arial" w:cs="Arial"/>
                            <w:noProof/>
                            <w:color w:val="000033"/>
                            <w:sz w:val="20"/>
                            <w:szCs w:val="20"/>
                            <w:lang w:eastAsia="es-ES"/>
                          </w:rPr>
                          <w:drawing>
                            <wp:inline distT="0" distB="0" distL="0" distR="0">
                              <wp:extent cx="3095625" cy="238125"/>
                              <wp:effectExtent l="19050" t="0" r="9525" b="0"/>
                              <wp:docPr id="738" name="Imagen 738" descr="http://www.deseoaprender.com/Imagenes/conta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www.deseoaprender.com/Imagenes/contacto.jpg"/>
                                      <pic:cNvPicPr>
                                        <a:picLocks noChangeAspect="1" noChangeArrowheads="1"/>
                                      </pic:cNvPicPr>
                                    </pic:nvPicPr>
                                    <pic:blipFill>
                                      <a:blip r:embed="rId224"/>
                                      <a:srcRect/>
                                      <a:stretch>
                                        <a:fillRect/>
                                      </a:stretch>
                                    </pic:blipFill>
                                    <pic:spPr bwMode="auto">
                                      <a:xfrm>
                                        <a:off x="0" y="0"/>
                                        <a:ext cx="3095625" cy="238125"/>
                                      </a:xfrm>
                                      <a:prstGeom prst="rect">
                                        <a:avLst/>
                                      </a:prstGeom>
                                      <a:noFill/>
                                      <a:ln w="9525">
                                        <a:noFill/>
                                        <a:miter lim="800000"/>
                                        <a:headEnd/>
                                        <a:tailEnd/>
                                      </a:ln>
                                    </pic:spPr>
                                  </pic:pic>
                                </a:graphicData>
                              </a:graphic>
                            </wp:inline>
                          </w:drawing>
                        </w:r>
                        <w:r w:rsidRPr="007A3021">
                          <w:rPr>
                            <w:rFonts w:ascii="Arial" w:eastAsia="Times New Roman" w:hAnsi="Arial" w:cs="Arial"/>
                            <w:color w:val="000033"/>
                            <w:sz w:val="20"/>
                            <w:szCs w:val="20"/>
                            <w:lang w:eastAsia="es-ES"/>
                          </w:rPr>
                          <w:t>;</w:t>
                        </w:r>
                        <w:proofErr w:type="gramEnd"/>
                        <w:r w:rsidRPr="007A3021">
                          <w:rPr>
                            <w:rFonts w:ascii="Arial" w:eastAsia="Times New Roman" w:hAnsi="Arial" w:cs="Arial"/>
                            <w:color w:val="000033"/>
                            <w:sz w:val="20"/>
                            <w:szCs w:val="20"/>
                            <w:lang w:eastAsia="es-ES"/>
                          </w:rPr>
                          <w:t xml:space="preserve"> aquí tienes mi dirección de correo dentro de una imagen, que nunca será identificada por un robot de los </w:t>
                        </w:r>
                        <w:proofErr w:type="spellStart"/>
                        <w:r w:rsidRPr="007A3021">
                          <w:rPr>
                            <w:rFonts w:ascii="Arial" w:eastAsia="Times New Roman" w:hAnsi="Arial" w:cs="Arial"/>
                            <w:color w:val="000033"/>
                            <w:sz w:val="20"/>
                            <w:szCs w:val="20"/>
                            <w:lang w:eastAsia="es-ES"/>
                          </w:rPr>
                          <w:t>spammers</w:t>
                        </w:r>
                        <w:proofErr w:type="spellEnd"/>
                        <w:r w:rsidRPr="007A3021">
                          <w:rPr>
                            <w:rFonts w:ascii="Arial" w:eastAsia="Times New Roman" w:hAnsi="Arial" w:cs="Arial"/>
                            <w:color w:val="000033"/>
                            <w:sz w:val="20"/>
                            <w:szCs w:val="20"/>
                            <w:lang w:eastAsia="es-ES"/>
                          </w:rPr>
                          <w:t xml:space="preserve">. Lo puedes hacer fácilmente con un programa como </w:t>
                        </w:r>
                        <w:proofErr w:type="spellStart"/>
                        <w:r w:rsidRPr="007A3021">
                          <w:rPr>
                            <w:rFonts w:ascii="Arial" w:eastAsia="Times New Roman" w:hAnsi="Arial" w:cs="Arial"/>
                            <w:color w:val="000033"/>
                            <w:sz w:val="20"/>
                            <w:szCs w:val="20"/>
                            <w:lang w:eastAsia="es-ES"/>
                          </w:rPr>
                          <w:t>Photoshop</w:t>
                        </w:r>
                        <w:proofErr w:type="spellEnd"/>
                        <w:r w:rsidRPr="007A3021">
                          <w:rPr>
                            <w:rFonts w:ascii="Arial" w:eastAsia="Times New Roman" w:hAnsi="Arial" w:cs="Arial"/>
                            <w:color w:val="000033"/>
                            <w:sz w:val="20"/>
                            <w:szCs w:val="20"/>
                            <w:lang w:eastAsia="es-ES"/>
                          </w:rPr>
                          <w:t xml:space="preserve"> o similar. Estos son dos ejemplos fáciles de </w:t>
                        </w:r>
                        <w:proofErr w:type="spellStart"/>
                        <w:r w:rsidRPr="007A3021">
                          <w:rPr>
                            <w:rFonts w:ascii="Arial" w:eastAsia="Times New Roman" w:hAnsi="Arial" w:cs="Arial"/>
                            <w:color w:val="000033"/>
                            <w:sz w:val="20"/>
                            <w:szCs w:val="20"/>
                            <w:lang w:eastAsia="es-ES"/>
                          </w:rPr>
                          <w:t>como</w:t>
                        </w:r>
                        <w:proofErr w:type="spellEnd"/>
                        <w:r w:rsidRPr="007A3021">
                          <w:rPr>
                            <w:rFonts w:ascii="Arial" w:eastAsia="Times New Roman" w:hAnsi="Arial" w:cs="Arial"/>
                            <w:color w:val="000033"/>
                            <w:sz w:val="20"/>
                            <w:szCs w:val="20"/>
                            <w:lang w:eastAsia="es-ES"/>
                          </w:rPr>
                          <w:t xml:space="preserve"> protegerse contra el </w:t>
                        </w:r>
                        <w:proofErr w:type="spellStart"/>
                        <w:r w:rsidRPr="007A3021">
                          <w:rPr>
                            <w:rFonts w:ascii="Arial" w:eastAsia="Times New Roman" w:hAnsi="Arial" w:cs="Arial"/>
                            <w:color w:val="000033"/>
                            <w:sz w:val="20"/>
                            <w:szCs w:val="20"/>
                            <w:lang w:eastAsia="es-ES"/>
                          </w:rPr>
                          <w:t>spam</w:t>
                        </w:r>
                        <w:proofErr w:type="spellEnd"/>
                        <w:r w:rsidRPr="007A3021">
                          <w:rPr>
                            <w:rFonts w:ascii="Arial" w:eastAsia="Times New Roman" w:hAnsi="Arial" w:cs="Arial"/>
                            <w:color w:val="000033"/>
                            <w:sz w:val="20"/>
                            <w:szCs w:val="20"/>
                            <w:lang w:eastAsia="es-ES"/>
                          </w:rPr>
                          <w:t xml:space="preserve"> de forma fácil, pueden existir otros muchos o los que tu inventiva te dicte, en resumen se trata de no facilitar tu correo.</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t>    </w:t>
                        </w:r>
                        <w:r w:rsidRPr="007A3021">
                          <w:rPr>
                            <w:rFonts w:ascii="Arial" w:eastAsia="Times New Roman" w:hAnsi="Arial" w:cs="Arial"/>
                            <w:b/>
                            <w:bCs/>
                            <w:color w:val="336699"/>
                            <w:sz w:val="20"/>
                            <w:lang w:eastAsia="es-ES"/>
                          </w:rPr>
                          <w:t>2. El PISHING</w:t>
                        </w:r>
                        <w:r w:rsidRPr="007A3021">
                          <w:rPr>
                            <w:rFonts w:ascii="Arial" w:eastAsia="Times New Roman" w:hAnsi="Arial" w:cs="Arial"/>
                            <w:color w:val="000033"/>
                            <w:sz w:val="20"/>
                            <w:szCs w:val="20"/>
                            <w:lang w:eastAsia="es-ES"/>
                          </w:rPr>
                          <w:t xml:space="preserve"> que consiste en enviarte un </w:t>
                        </w:r>
                        <w:r w:rsidRPr="007A3021">
                          <w:rPr>
                            <w:rFonts w:ascii="Arial" w:eastAsia="Times New Roman" w:hAnsi="Arial" w:cs="Arial"/>
                            <w:i/>
                            <w:iCs/>
                            <w:color w:val="000033"/>
                            <w:sz w:val="20"/>
                            <w:lang w:eastAsia="es-ES"/>
                          </w:rPr>
                          <w:t>correo en el que te piden que confirmes los datos de una cuenta bancaria</w:t>
                        </w:r>
                        <w:r w:rsidRPr="007A3021">
                          <w:rPr>
                            <w:rFonts w:ascii="Arial" w:eastAsia="Times New Roman" w:hAnsi="Arial" w:cs="Arial"/>
                            <w:color w:val="000033"/>
                            <w:sz w:val="20"/>
                            <w:szCs w:val="20"/>
                            <w:lang w:eastAsia="es-ES"/>
                          </w:rPr>
                          <w:t xml:space="preserve">, por ejemplo, informando que si no contestas en el plazo de unos pocos días tendrían que cerrártela o algo parecido. En realidad, se trata de un correo fraudulento donde tratarán de obtener tus datos bancarios por ejemplo. </w:t>
                        </w:r>
                        <w:r w:rsidRPr="007A3021">
                          <w:rPr>
                            <w:rFonts w:ascii="Arial" w:eastAsia="Times New Roman" w:hAnsi="Arial" w:cs="Arial"/>
                            <w:i/>
                            <w:iCs/>
                            <w:color w:val="000033"/>
                            <w:sz w:val="20"/>
                            <w:u w:val="single"/>
                            <w:lang w:eastAsia="es-ES"/>
                          </w:rPr>
                          <w:t>RECOMENDACIÓN</w:t>
                        </w:r>
                        <w:r w:rsidRPr="007A3021">
                          <w:rPr>
                            <w:rFonts w:ascii="Arial" w:eastAsia="Times New Roman" w:hAnsi="Arial" w:cs="Arial"/>
                            <w:color w:val="000033"/>
                            <w:sz w:val="20"/>
                            <w:szCs w:val="20"/>
                            <w:lang w:eastAsia="es-ES"/>
                          </w:rPr>
                          <w:t xml:space="preserve">: Jamás debes facilitar a través de Internet dato alguno que sea confidencial; nunca darías esos datos a un extraño que encontrases por la calle ¿verdad?, así que ¿por </w:t>
                        </w:r>
                        <w:proofErr w:type="spellStart"/>
                        <w:r w:rsidRPr="007A3021">
                          <w:rPr>
                            <w:rFonts w:ascii="Arial" w:eastAsia="Times New Roman" w:hAnsi="Arial" w:cs="Arial"/>
                            <w:color w:val="000033"/>
                            <w:sz w:val="20"/>
                            <w:szCs w:val="20"/>
                            <w:lang w:eastAsia="es-ES"/>
                          </w:rPr>
                          <w:t>que</w:t>
                        </w:r>
                        <w:proofErr w:type="spellEnd"/>
                        <w:r w:rsidRPr="007A3021">
                          <w:rPr>
                            <w:rFonts w:ascii="Arial" w:eastAsia="Times New Roman" w:hAnsi="Arial" w:cs="Arial"/>
                            <w:color w:val="000033"/>
                            <w:sz w:val="20"/>
                            <w:szCs w:val="20"/>
                            <w:lang w:eastAsia="es-ES"/>
                          </w:rPr>
                          <w:t xml:space="preserve"> dárselos a alguien que te envía un e-mail</w:t>
                        </w:r>
                        <w:proofErr w:type="gramStart"/>
                        <w:r w:rsidRPr="007A3021">
                          <w:rPr>
                            <w:rFonts w:ascii="Arial" w:eastAsia="Times New Roman" w:hAnsi="Arial" w:cs="Arial"/>
                            <w:color w:val="000033"/>
                            <w:sz w:val="20"/>
                            <w:szCs w:val="20"/>
                            <w:lang w:eastAsia="es-ES"/>
                          </w:rPr>
                          <w:t>?.</w:t>
                        </w:r>
                        <w:proofErr w:type="gramEnd"/>
                        <w:r w:rsidRPr="007A3021">
                          <w:rPr>
                            <w:rFonts w:ascii="Arial" w:eastAsia="Times New Roman" w:hAnsi="Arial" w:cs="Arial"/>
                            <w:color w:val="000033"/>
                            <w:sz w:val="20"/>
                            <w:szCs w:val="20"/>
                            <w:lang w:eastAsia="es-ES"/>
                          </w:rPr>
                          <w:t xml:space="preserve"> Ten en cuenta que ¡jamás! un banco te solicitará de esta forma tus datos de cuenta...</w:t>
                        </w:r>
                        <w:r w:rsidRPr="007A3021">
                          <w:rPr>
                            <w:rFonts w:ascii="Arial" w:eastAsia="Times New Roman" w:hAnsi="Arial" w:cs="Arial"/>
                            <w:i/>
                            <w:iCs/>
                            <w:color w:val="000033"/>
                            <w:sz w:val="20"/>
                            <w:u w:val="single"/>
                            <w:lang w:eastAsia="es-ES"/>
                          </w:rPr>
                          <w:t>RECOMENDACIÓN</w:t>
                        </w:r>
                        <w:r w:rsidRPr="007A3021">
                          <w:rPr>
                            <w:rFonts w:ascii="Arial" w:eastAsia="Times New Roman" w:hAnsi="Arial" w:cs="Arial"/>
                            <w:color w:val="000033"/>
                            <w:sz w:val="20"/>
                            <w:szCs w:val="20"/>
                            <w:lang w:eastAsia="es-ES"/>
                          </w:rPr>
                          <w:t xml:space="preserve">: Cuando recibas un correo de este tipo, ¡jamás! hagas clic en cualquiera de los enlaces que aparecerán en dicho correo, pues con ello estás indicando que ese correo existe "está vivo" y </w:t>
                        </w:r>
                        <w:proofErr w:type="spellStart"/>
                        <w:r w:rsidRPr="007A3021">
                          <w:rPr>
                            <w:rFonts w:ascii="Arial" w:eastAsia="Times New Roman" w:hAnsi="Arial" w:cs="Arial"/>
                            <w:color w:val="000033"/>
                            <w:sz w:val="20"/>
                            <w:szCs w:val="20"/>
                            <w:lang w:eastAsia="es-ES"/>
                          </w:rPr>
                          <w:t>dás</w:t>
                        </w:r>
                        <w:proofErr w:type="spellEnd"/>
                        <w:r w:rsidRPr="007A3021">
                          <w:rPr>
                            <w:rFonts w:ascii="Arial" w:eastAsia="Times New Roman" w:hAnsi="Arial" w:cs="Arial"/>
                            <w:color w:val="000033"/>
                            <w:sz w:val="20"/>
                            <w:szCs w:val="20"/>
                            <w:lang w:eastAsia="es-ES"/>
                          </w:rPr>
                          <w:t xml:space="preserve"> pistas al remitente. Simplemente bórralo.</w:t>
                        </w:r>
                        <w:r w:rsidRPr="007A3021">
                          <w:rPr>
                            <w:rFonts w:ascii="Arial" w:eastAsia="Times New Roman" w:hAnsi="Arial" w:cs="Arial"/>
                            <w:color w:val="000033"/>
                            <w:sz w:val="20"/>
                            <w:szCs w:val="20"/>
                            <w:lang w:eastAsia="es-ES"/>
                          </w:rPr>
                          <w:br/>
                        </w:r>
                        <w:r w:rsidRPr="007A3021">
                          <w:rPr>
                            <w:rFonts w:ascii="Arial" w:eastAsia="Times New Roman" w:hAnsi="Arial" w:cs="Arial"/>
                            <w:color w:val="000033"/>
                            <w:sz w:val="20"/>
                            <w:szCs w:val="20"/>
                            <w:lang w:eastAsia="es-ES"/>
                          </w:rPr>
                          <w:br/>
                          <w:t>    </w:t>
                        </w:r>
                        <w:r w:rsidRPr="007A3021">
                          <w:rPr>
                            <w:rFonts w:ascii="Arial" w:eastAsia="Times New Roman" w:hAnsi="Arial" w:cs="Arial"/>
                            <w:b/>
                            <w:bCs/>
                            <w:color w:val="336699"/>
                            <w:sz w:val="20"/>
                            <w:lang w:eastAsia="es-ES"/>
                          </w:rPr>
                          <w:t>3. Los ARCHIVOS ADJUNTOS</w:t>
                        </w:r>
                        <w:r w:rsidRPr="007A3021">
                          <w:rPr>
                            <w:rFonts w:ascii="Arial" w:eastAsia="Times New Roman" w:hAnsi="Arial" w:cs="Arial"/>
                            <w:color w:val="000033"/>
                            <w:sz w:val="20"/>
                            <w:szCs w:val="20"/>
                            <w:lang w:eastAsia="es-ES"/>
                          </w:rPr>
                          <w:t xml:space="preserve"> que pueden venir </w:t>
                        </w:r>
                        <w:proofErr w:type="spellStart"/>
                        <w:r w:rsidRPr="007A3021">
                          <w:rPr>
                            <w:rFonts w:ascii="Arial" w:eastAsia="Times New Roman" w:hAnsi="Arial" w:cs="Arial"/>
                            <w:color w:val="000033"/>
                            <w:sz w:val="20"/>
                            <w:szCs w:val="20"/>
                            <w:lang w:eastAsia="es-ES"/>
                          </w:rPr>
                          <w:t>incluídos</w:t>
                        </w:r>
                        <w:proofErr w:type="spellEnd"/>
                        <w:r w:rsidRPr="007A3021">
                          <w:rPr>
                            <w:rFonts w:ascii="Arial" w:eastAsia="Times New Roman" w:hAnsi="Arial" w:cs="Arial"/>
                            <w:color w:val="000033"/>
                            <w:sz w:val="20"/>
                            <w:szCs w:val="20"/>
                            <w:lang w:eastAsia="es-ES"/>
                          </w:rPr>
                          <w:t xml:space="preserve"> en un mensaje de correo, en ocasiones pueden ser sumamente peligrosos, pero...¡¡si los abres</w:t>
                        </w:r>
                        <w:proofErr w:type="gramStart"/>
                        <w:r w:rsidRPr="007A3021">
                          <w:rPr>
                            <w:rFonts w:ascii="Arial" w:eastAsia="Times New Roman" w:hAnsi="Arial" w:cs="Arial"/>
                            <w:color w:val="000033"/>
                            <w:sz w:val="20"/>
                            <w:szCs w:val="20"/>
                            <w:lang w:eastAsia="es-ES"/>
                          </w:rPr>
                          <w:t>!!.</w:t>
                        </w:r>
                        <w:proofErr w:type="gramEnd"/>
                        <w:r w:rsidRPr="007A3021">
                          <w:rPr>
                            <w:rFonts w:ascii="Arial" w:eastAsia="Times New Roman" w:hAnsi="Arial" w:cs="Arial"/>
                            <w:color w:val="000033"/>
                            <w:sz w:val="20"/>
                            <w:szCs w:val="20"/>
                            <w:lang w:eastAsia="es-ES"/>
                          </w:rPr>
                          <w:t xml:space="preserve"> Un archivo adjunto puede ser en realidad un programa ejecutable que al abrirse se te instale en tu ordenador en forma de virus o de troyanos y te cause problemas. Si se trata de un virus, puede corromper todo la información de tu ordenador y obligarte a formatear el disco duro; si se trata de un troyano, puede enviar información desde tu ordenador hacia afuera sin que tú te </w:t>
                        </w:r>
                        <w:proofErr w:type="spellStart"/>
                        <w:r w:rsidRPr="007A3021">
                          <w:rPr>
                            <w:rFonts w:ascii="Arial" w:eastAsia="Times New Roman" w:hAnsi="Arial" w:cs="Arial"/>
                            <w:color w:val="000033"/>
                            <w:sz w:val="20"/>
                            <w:szCs w:val="20"/>
                            <w:lang w:eastAsia="es-ES"/>
                          </w:rPr>
                          <w:t>dés</w:t>
                        </w:r>
                        <w:proofErr w:type="spellEnd"/>
                        <w:r w:rsidRPr="007A3021">
                          <w:rPr>
                            <w:rFonts w:ascii="Arial" w:eastAsia="Times New Roman" w:hAnsi="Arial" w:cs="Arial"/>
                            <w:color w:val="000033"/>
                            <w:sz w:val="20"/>
                            <w:szCs w:val="20"/>
                            <w:lang w:eastAsia="es-ES"/>
                          </w:rPr>
                          <w:t xml:space="preserve"> cuenta. </w:t>
                        </w:r>
                        <w:r w:rsidRPr="007A3021">
                          <w:rPr>
                            <w:rFonts w:ascii="Arial" w:eastAsia="Times New Roman" w:hAnsi="Arial" w:cs="Arial"/>
                            <w:i/>
                            <w:iCs/>
                            <w:color w:val="000033"/>
                            <w:sz w:val="20"/>
                            <w:u w:val="single"/>
                            <w:lang w:eastAsia="es-ES"/>
                          </w:rPr>
                          <w:t>RECOMENDACIÓN</w:t>
                        </w:r>
                        <w:r w:rsidRPr="007A3021">
                          <w:rPr>
                            <w:rFonts w:ascii="Arial" w:eastAsia="Times New Roman" w:hAnsi="Arial" w:cs="Arial"/>
                            <w:color w:val="000033"/>
                            <w:sz w:val="20"/>
                            <w:szCs w:val="20"/>
                            <w:lang w:eastAsia="es-ES"/>
                          </w:rPr>
                          <w:t xml:space="preserve">: Nunca tengas en el disco duro de tu ordenador datos delicados como números de cuentas de correo y otros similares; como mucho, puedes tenerlos en un disco duro externo al que solo accedes de forma momentánea cuando lo conectes al puerto USB. </w:t>
                        </w:r>
                        <w:r w:rsidRPr="007A3021">
                          <w:rPr>
                            <w:rFonts w:ascii="Arial" w:eastAsia="Times New Roman" w:hAnsi="Arial" w:cs="Arial"/>
                            <w:i/>
                            <w:iCs/>
                            <w:color w:val="000033"/>
                            <w:sz w:val="20"/>
                            <w:u w:val="single"/>
                            <w:lang w:eastAsia="es-ES"/>
                          </w:rPr>
                          <w:t>RECOMENDACIÓN</w:t>
                        </w:r>
                        <w:r w:rsidRPr="007A3021">
                          <w:rPr>
                            <w:rFonts w:ascii="Arial" w:eastAsia="Times New Roman" w:hAnsi="Arial" w:cs="Arial"/>
                            <w:color w:val="000033"/>
                            <w:sz w:val="20"/>
                            <w:szCs w:val="20"/>
                            <w:lang w:eastAsia="es-ES"/>
                          </w:rPr>
                          <w:t xml:space="preserve">: Nunca abras un archivo adjunto que recibas </w:t>
                        </w:r>
                        <w:r w:rsidRPr="007A3021">
                          <w:rPr>
                            <w:rFonts w:ascii="Arial" w:eastAsia="Times New Roman" w:hAnsi="Arial" w:cs="Arial"/>
                            <w:color w:val="000033"/>
                            <w:sz w:val="20"/>
                            <w:szCs w:val="20"/>
                            <w:lang w:eastAsia="es-ES"/>
                          </w:rPr>
                          <w:lastRenderedPageBreak/>
                          <w:t xml:space="preserve">en un correo sin antes haberlo descargado a tu disco duro y haberlo analizado con un buen programa antivirus; incluso si lo recibes de una persona conocida (que puede enviártelo de buena </w:t>
                        </w:r>
                        <w:proofErr w:type="spellStart"/>
                        <w:r w:rsidRPr="007A3021">
                          <w:rPr>
                            <w:rFonts w:ascii="Arial" w:eastAsia="Times New Roman" w:hAnsi="Arial" w:cs="Arial"/>
                            <w:color w:val="000033"/>
                            <w:sz w:val="20"/>
                            <w:szCs w:val="20"/>
                            <w:lang w:eastAsia="es-ES"/>
                          </w:rPr>
                          <w:t>fé</w:t>
                        </w:r>
                        <w:proofErr w:type="spellEnd"/>
                        <w:r w:rsidRPr="007A3021">
                          <w:rPr>
                            <w:rFonts w:ascii="Arial" w:eastAsia="Times New Roman" w:hAnsi="Arial" w:cs="Arial"/>
                            <w:color w:val="000033"/>
                            <w:sz w:val="20"/>
                            <w:szCs w:val="20"/>
                            <w:lang w:eastAsia="es-ES"/>
                          </w:rPr>
                          <w:t xml:space="preserve"> pero ella haber sido engañada). Además, NUNCA abras un archivo con extensión </w:t>
                        </w:r>
                        <w:r w:rsidRPr="007A3021">
                          <w:rPr>
                            <w:rFonts w:ascii="Arial" w:eastAsia="Times New Roman" w:hAnsi="Arial" w:cs="Arial"/>
                            <w:b/>
                            <w:bCs/>
                            <w:color w:val="000033"/>
                            <w:sz w:val="20"/>
                            <w:szCs w:val="20"/>
                            <w:lang w:eastAsia="es-ES"/>
                          </w:rPr>
                          <w:t>.</w:t>
                        </w:r>
                        <w:proofErr w:type="spellStart"/>
                        <w:r w:rsidRPr="007A3021">
                          <w:rPr>
                            <w:rFonts w:ascii="Arial" w:eastAsia="Times New Roman" w:hAnsi="Arial" w:cs="Arial"/>
                            <w:b/>
                            <w:bCs/>
                            <w:color w:val="000033"/>
                            <w:sz w:val="20"/>
                            <w:szCs w:val="20"/>
                            <w:lang w:eastAsia="es-ES"/>
                          </w:rPr>
                          <w:t>exe</w:t>
                        </w:r>
                        <w:proofErr w:type="spellEnd"/>
                        <w:r w:rsidRPr="007A3021">
                          <w:rPr>
                            <w:rFonts w:ascii="Arial" w:eastAsia="Times New Roman" w:hAnsi="Arial" w:cs="Arial"/>
                            <w:color w:val="000033"/>
                            <w:sz w:val="20"/>
                            <w:szCs w:val="20"/>
                            <w:lang w:eastAsia="es-ES"/>
                          </w:rPr>
                          <w:t xml:space="preserve"> o con extensión </w:t>
                        </w:r>
                        <w:r w:rsidRPr="007A3021">
                          <w:rPr>
                            <w:rFonts w:ascii="Arial" w:eastAsia="Times New Roman" w:hAnsi="Arial" w:cs="Arial"/>
                            <w:b/>
                            <w:bCs/>
                            <w:color w:val="000033"/>
                            <w:sz w:val="20"/>
                            <w:szCs w:val="20"/>
                            <w:lang w:eastAsia="es-ES"/>
                          </w:rPr>
                          <w:t>.</w:t>
                        </w:r>
                        <w:proofErr w:type="spellStart"/>
                        <w:r w:rsidRPr="007A3021">
                          <w:rPr>
                            <w:rFonts w:ascii="Arial" w:eastAsia="Times New Roman" w:hAnsi="Arial" w:cs="Arial"/>
                            <w:b/>
                            <w:bCs/>
                            <w:color w:val="000033"/>
                            <w:sz w:val="20"/>
                            <w:szCs w:val="20"/>
                            <w:lang w:eastAsia="es-ES"/>
                          </w:rPr>
                          <w:t>scr</w:t>
                        </w:r>
                        <w:proofErr w:type="spellEnd"/>
                        <w:r w:rsidRPr="007A3021">
                          <w:rPr>
                            <w:rFonts w:ascii="Arial" w:eastAsia="Times New Roman" w:hAnsi="Arial" w:cs="Arial"/>
                            <w:color w:val="000033"/>
                            <w:sz w:val="20"/>
                            <w:szCs w:val="20"/>
                            <w:lang w:eastAsia="es-ES"/>
                          </w:rPr>
                          <w:t xml:space="preserve"> pues son ejecutables que podrán infectar tu ordenador. Cuidado también con los </w:t>
                        </w:r>
                        <w:r w:rsidRPr="007A3021">
                          <w:rPr>
                            <w:rFonts w:ascii="Arial" w:eastAsia="Times New Roman" w:hAnsi="Arial" w:cs="Arial"/>
                            <w:b/>
                            <w:bCs/>
                            <w:color w:val="000033"/>
                            <w:sz w:val="20"/>
                            <w:szCs w:val="20"/>
                            <w:lang w:eastAsia="es-ES"/>
                          </w:rPr>
                          <w:t>.</w:t>
                        </w:r>
                        <w:proofErr w:type="spellStart"/>
                        <w:r w:rsidRPr="007A3021">
                          <w:rPr>
                            <w:rFonts w:ascii="Arial" w:eastAsia="Times New Roman" w:hAnsi="Arial" w:cs="Arial"/>
                            <w:b/>
                            <w:bCs/>
                            <w:color w:val="000033"/>
                            <w:sz w:val="20"/>
                            <w:szCs w:val="20"/>
                            <w:lang w:eastAsia="es-ES"/>
                          </w:rPr>
                          <w:t>zip</w:t>
                        </w:r>
                        <w:proofErr w:type="spellEnd"/>
                        <w:r w:rsidRPr="007A3021">
                          <w:rPr>
                            <w:rFonts w:ascii="Arial" w:eastAsia="Times New Roman" w:hAnsi="Arial" w:cs="Arial"/>
                            <w:color w:val="000033"/>
                            <w:sz w:val="20"/>
                            <w:szCs w:val="20"/>
                            <w:lang w:eastAsia="es-ES"/>
                          </w:rPr>
                          <w:t xml:space="preserve"> ya que pueden ser ejecutables camuflados bajo la apariencia de un comprimido.</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Te preguntarás ¿</w:t>
                        </w:r>
                        <w:proofErr w:type="spellStart"/>
                        <w:r w:rsidRPr="007A3021">
                          <w:rPr>
                            <w:rFonts w:ascii="Arial" w:eastAsia="Times New Roman" w:hAnsi="Arial" w:cs="Arial"/>
                            <w:color w:val="000033"/>
                            <w:sz w:val="20"/>
                            <w:szCs w:val="20"/>
                            <w:lang w:eastAsia="es-ES"/>
                          </w:rPr>
                          <w:t>como</w:t>
                        </w:r>
                        <w:proofErr w:type="spellEnd"/>
                        <w:r w:rsidRPr="007A3021">
                          <w:rPr>
                            <w:rFonts w:ascii="Arial" w:eastAsia="Times New Roman" w:hAnsi="Arial" w:cs="Arial"/>
                            <w:color w:val="000033"/>
                            <w:sz w:val="20"/>
                            <w:szCs w:val="20"/>
                            <w:lang w:eastAsia="es-ES"/>
                          </w:rPr>
                          <w:t xml:space="preserve"> pueden enviar sus correos basura sin ser detectados</w:t>
                        </w:r>
                        <w:proofErr w:type="gramStart"/>
                        <w:r w:rsidRPr="007A3021">
                          <w:rPr>
                            <w:rFonts w:ascii="Arial" w:eastAsia="Times New Roman" w:hAnsi="Arial" w:cs="Arial"/>
                            <w:color w:val="000033"/>
                            <w:sz w:val="20"/>
                            <w:szCs w:val="20"/>
                            <w:lang w:eastAsia="es-ES"/>
                          </w:rPr>
                          <w:t>?.</w:t>
                        </w:r>
                        <w:proofErr w:type="gramEnd"/>
                        <w:r w:rsidRPr="007A3021">
                          <w:rPr>
                            <w:rFonts w:ascii="Arial" w:eastAsia="Times New Roman" w:hAnsi="Arial" w:cs="Arial"/>
                            <w:color w:val="000033"/>
                            <w:sz w:val="20"/>
                            <w:szCs w:val="20"/>
                            <w:lang w:eastAsia="es-ES"/>
                          </w:rPr>
                          <w:t xml:space="preserve"> Lo cierto es que hay formas de detectar la falsedad de estos correos e incluso llegar al autor de los mismos. De hecho, cuando recibes este tipo de mensajes puedes enviarlos a organismos encargados de investigarlos y sancionarlos llegado el caso. En cuanto a la forma de enviarlos es muy variada y siempre por supuesto mediante engaños. Por ejemplo, </w:t>
                        </w:r>
                        <w:proofErr w:type="spellStart"/>
                        <w:r w:rsidRPr="007A3021">
                          <w:rPr>
                            <w:rFonts w:ascii="Arial" w:eastAsia="Times New Roman" w:hAnsi="Arial" w:cs="Arial"/>
                            <w:color w:val="000033"/>
                            <w:sz w:val="20"/>
                            <w:szCs w:val="20"/>
                            <w:lang w:eastAsia="es-ES"/>
                          </w:rPr>
                          <w:t>introducéndose</w:t>
                        </w:r>
                        <w:proofErr w:type="spellEnd"/>
                        <w:r w:rsidRPr="007A3021">
                          <w:rPr>
                            <w:rFonts w:ascii="Arial" w:eastAsia="Times New Roman" w:hAnsi="Arial" w:cs="Arial"/>
                            <w:color w:val="000033"/>
                            <w:sz w:val="20"/>
                            <w:szCs w:val="20"/>
                            <w:lang w:eastAsia="es-ES"/>
                          </w:rPr>
                          <w:t xml:space="preserve"> en una cuenta de correo legal y consiguiendo que esa cuenta envíe sus mensajes sin ni siquiera enterarse el propietario. Existen otras muchas formas que quizás más adelante explicaremos, como también explicaremos la forma de descubrir si un mensaje es o no falso..., eso será al final del Curso donde se colocarán algunas prácticas.</w:t>
                        </w:r>
                      </w:p>
                      <w:p w:rsidR="007A3021" w:rsidRPr="007A3021" w:rsidRDefault="007A3021" w:rsidP="007A3021">
                        <w:pPr>
                          <w:spacing w:before="100" w:beforeAutospacing="1" w:after="100" w:afterAutospacing="1" w:line="240" w:lineRule="auto"/>
                          <w:rPr>
                            <w:rFonts w:ascii="Arial" w:eastAsia="Times New Roman" w:hAnsi="Arial" w:cs="Arial"/>
                            <w:color w:val="000033"/>
                            <w:sz w:val="20"/>
                            <w:szCs w:val="20"/>
                            <w:lang w:eastAsia="es-ES"/>
                          </w:rPr>
                        </w:pPr>
                        <w:r w:rsidRPr="007A3021">
                          <w:rPr>
                            <w:rFonts w:ascii="Arial" w:eastAsia="Times New Roman" w:hAnsi="Arial" w:cs="Arial"/>
                            <w:color w:val="000033"/>
                            <w:sz w:val="20"/>
                            <w:szCs w:val="20"/>
                            <w:lang w:eastAsia="es-ES"/>
                          </w:rPr>
                          <w:t>   Afortunadamente cada vez son menos las personas que caen en estas trampas, debido en parte a que cada vez existe más información (como la que lees aquí) advirtiendo de los peligros que puedes encontrar y la forma de enfrentarte con éxito a ellos. A pesar de ello, los "</w:t>
                        </w:r>
                        <w:proofErr w:type="spellStart"/>
                        <w:r w:rsidRPr="007A3021">
                          <w:rPr>
                            <w:rFonts w:ascii="Arial" w:eastAsia="Times New Roman" w:hAnsi="Arial" w:cs="Arial"/>
                            <w:color w:val="000033"/>
                            <w:sz w:val="20"/>
                            <w:szCs w:val="20"/>
                            <w:lang w:eastAsia="es-ES"/>
                          </w:rPr>
                          <w:t>spammers</w:t>
                        </w:r>
                        <w:proofErr w:type="spellEnd"/>
                        <w:r w:rsidRPr="007A3021">
                          <w:rPr>
                            <w:rFonts w:ascii="Arial" w:eastAsia="Times New Roman" w:hAnsi="Arial" w:cs="Arial"/>
                            <w:color w:val="000033"/>
                            <w:sz w:val="20"/>
                            <w:szCs w:val="20"/>
                            <w:lang w:eastAsia="es-ES"/>
                          </w:rPr>
                          <w:t xml:space="preserve">" siguen proliferando en la red y enviando correo basura, ¿por </w:t>
                        </w:r>
                        <w:proofErr w:type="spellStart"/>
                        <w:r w:rsidRPr="007A3021">
                          <w:rPr>
                            <w:rFonts w:ascii="Arial" w:eastAsia="Times New Roman" w:hAnsi="Arial" w:cs="Arial"/>
                            <w:color w:val="000033"/>
                            <w:sz w:val="20"/>
                            <w:szCs w:val="20"/>
                            <w:lang w:eastAsia="es-ES"/>
                          </w:rPr>
                          <w:t>que</w:t>
                        </w:r>
                        <w:proofErr w:type="spellEnd"/>
                        <w:r w:rsidRPr="007A3021">
                          <w:rPr>
                            <w:rFonts w:ascii="Arial" w:eastAsia="Times New Roman" w:hAnsi="Arial" w:cs="Arial"/>
                            <w:color w:val="000033"/>
                            <w:sz w:val="20"/>
                            <w:szCs w:val="20"/>
                            <w:lang w:eastAsia="es-ES"/>
                          </w:rPr>
                          <w:t>?, pues es sencillo: este tipo de publicidad a ellos les sale gratis y la envían por miles o millones...,así que aunque solo piquen unas decenas de incautos, el negocio les sale redondo y les será rentable el obtener unas ganancias.  </w:t>
                        </w:r>
                      </w:p>
                    </w:tc>
                  </w:tr>
                </w:tbl>
                <w:p w:rsidR="007A3021" w:rsidRPr="007A3021" w:rsidRDefault="007A3021" w:rsidP="007A3021">
                  <w:pPr>
                    <w:spacing w:after="0" w:line="240" w:lineRule="auto"/>
                    <w:rPr>
                      <w:rFonts w:ascii="Arial" w:eastAsia="Times New Roman" w:hAnsi="Arial" w:cs="Arial"/>
                      <w:color w:val="000033"/>
                      <w:sz w:val="20"/>
                      <w:szCs w:val="20"/>
                      <w:lang w:eastAsia="es-ES"/>
                    </w:rPr>
                  </w:pPr>
                </w:p>
              </w:tc>
            </w:tr>
          </w:tbl>
          <w:p w:rsidR="007A3021" w:rsidRPr="007A3021" w:rsidRDefault="007A3021" w:rsidP="007A3021">
            <w:pPr>
              <w:spacing w:after="0" w:line="240" w:lineRule="auto"/>
              <w:jc w:val="center"/>
              <w:rPr>
                <w:rFonts w:ascii="Arial" w:eastAsia="Times New Roman" w:hAnsi="Arial" w:cs="Arial"/>
                <w:color w:val="000033"/>
                <w:sz w:val="20"/>
                <w:szCs w:val="20"/>
                <w:lang w:eastAsia="es-ES"/>
              </w:rPr>
            </w:pPr>
          </w:p>
        </w:tc>
      </w:tr>
    </w:tbl>
    <w:p w:rsidR="007A3021" w:rsidRDefault="007A3021" w:rsidP="007A3021">
      <w:pPr>
        <w:jc w:val="center"/>
        <w:rPr>
          <w:b/>
          <w:sz w:val="40"/>
          <w:szCs w:val="40"/>
        </w:rPr>
      </w:pPr>
    </w:p>
    <w:p w:rsidR="007A3021" w:rsidRDefault="007A3021" w:rsidP="007A3021">
      <w:pPr>
        <w:jc w:val="center"/>
        <w:rPr>
          <w:b/>
          <w:sz w:val="40"/>
          <w:szCs w:val="40"/>
        </w:rPr>
      </w:pPr>
    </w:p>
    <w:p w:rsidR="00710FD9" w:rsidRDefault="007A3021" w:rsidP="007A3021">
      <w:pPr>
        <w:jc w:val="center"/>
        <w:rPr>
          <w:b/>
          <w:sz w:val="40"/>
          <w:szCs w:val="40"/>
        </w:rPr>
      </w:pPr>
      <w:r>
        <w:rPr>
          <w:rStyle w:val="estilo331"/>
          <w:rFonts w:ascii="Arial" w:hAnsi="Arial" w:cs="Arial"/>
          <w:sz w:val="20"/>
          <w:szCs w:val="20"/>
        </w:rPr>
        <w:t>HOTMAIL: OTRO CORREO ELECTRÓNICO GRATUÍTO</w:t>
      </w:r>
      <w:r>
        <w:rPr>
          <w:rFonts w:ascii="Arial" w:hAnsi="Arial" w:cs="Arial"/>
          <w:color w:val="000033"/>
          <w:sz w:val="20"/>
          <w:szCs w:val="20"/>
        </w:rPr>
        <w:br/>
      </w:r>
      <w:r>
        <w:rPr>
          <w:rStyle w:val="estilo21"/>
          <w:color w:val="000033"/>
        </w:rPr>
        <w:t xml:space="preserve">   Aprendimos en el tema anterior la forma de obtener una cuenta </w:t>
      </w:r>
      <w:proofErr w:type="spellStart"/>
      <w:r>
        <w:rPr>
          <w:rStyle w:val="estilo21"/>
          <w:color w:val="000033"/>
        </w:rPr>
        <w:t>gratuíta</w:t>
      </w:r>
      <w:proofErr w:type="spellEnd"/>
      <w:r>
        <w:rPr>
          <w:rStyle w:val="estilo21"/>
          <w:color w:val="000033"/>
        </w:rPr>
        <w:t xml:space="preserve"> para el correo de </w:t>
      </w:r>
      <w:proofErr w:type="spellStart"/>
      <w:r>
        <w:rPr>
          <w:rStyle w:val="estilo21"/>
          <w:color w:val="000033"/>
        </w:rPr>
        <w:t>Gmail</w:t>
      </w:r>
      <w:proofErr w:type="spellEnd"/>
      <w:r>
        <w:rPr>
          <w:rStyle w:val="estilo21"/>
          <w:color w:val="000033"/>
        </w:rPr>
        <w:t xml:space="preserve">, y en esta lección aprenderemos a crearnos una cuenta (también </w:t>
      </w:r>
      <w:proofErr w:type="spellStart"/>
      <w:r>
        <w:rPr>
          <w:rStyle w:val="estilo21"/>
          <w:color w:val="000033"/>
        </w:rPr>
        <w:t>gratuíta</w:t>
      </w:r>
      <w:proofErr w:type="spellEnd"/>
      <w:r>
        <w:rPr>
          <w:rStyle w:val="estilo21"/>
          <w:color w:val="000033"/>
        </w:rPr>
        <w:t xml:space="preserve">) en </w:t>
      </w:r>
      <w:r>
        <w:rPr>
          <w:rStyle w:val="Textoennegrita"/>
          <w:rFonts w:ascii="Arial" w:hAnsi="Arial" w:cs="Arial"/>
          <w:color w:val="000033"/>
          <w:sz w:val="18"/>
          <w:szCs w:val="18"/>
        </w:rPr>
        <w:t>Hotmail</w:t>
      </w:r>
      <w:r>
        <w:rPr>
          <w:rStyle w:val="estilo21"/>
          <w:color w:val="000033"/>
        </w:rPr>
        <w:t>, otro</w:t>
      </w:r>
      <w:r>
        <w:rPr>
          <w:rFonts w:ascii="Arial" w:hAnsi="Arial" w:cs="Arial"/>
          <w:color w:val="000033"/>
          <w:sz w:val="20"/>
          <w:szCs w:val="20"/>
        </w:rPr>
        <w:t xml:space="preserve"> servidor muy utilizado por los usuarios de Internet. Es muy sencillo su uso como veremos.</w:t>
      </w:r>
      <w:r>
        <w:rPr>
          <w:rFonts w:ascii="Arial" w:hAnsi="Arial" w:cs="Arial"/>
          <w:color w:val="000033"/>
          <w:sz w:val="20"/>
          <w:szCs w:val="20"/>
        </w:rPr>
        <w:br/>
        <w:t xml:space="preserve">   Para obtener una cuenta en Hotmail, vamos a: </w:t>
      </w:r>
      <w:hyperlink r:id="rId225" w:tgtFrame="_blank" w:tooltip="Correo electrónico en Hotmail" w:history="1">
        <w:r>
          <w:rPr>
            <w:rStyle w:val="Hipervnculo"/>
          </w:rPr>
          <w:t>Correo de Hotmail</w:t>
        </w:r>
      </w:hyperlink>
      <w:r>
        <w:rPr>
          <w:rFonts w:ascii="Arial" w:hAnsi="Arial" w:cs="Arial"/>
          <w:color w:val="000033"/>
          <w:sz w:val="20"/>
          <w:szCs w:val="20"/>
        </w:rPr>
        <w:t xml:space="preserve"> y aparecerá:</w:t>
      </w:r>
    </w:p>
    <w:p w:rsidR="00710FD9" w:rsidRDefault="00710FD9" w:rsidP="00710FD9">
      <w:pPr>
        <w:rPr>
          <w:sz w:val="40"/>
          <w:szCs w:val="40"/>
        </w:rPr>
      </w:pPr>
    </w:p>
    <w:p w:rsidR="007A3021" w:rsidRPr="00710FD9" w:rsidRDefault="00710FD9" w:rsidP="00710FD9">
      <w:pPr>
        <w:tabs>
          <w:tab w:val="left" w:pos="1440"/>
        </w:tabs>
        <w:rPr>
          <w:sz w:val="40"/>
          <w:szCs w:val="40"/>
        </w:rPr>
      </w:pPr>
      <w:r>
        <w:rPr>
          <w:sz w:val="40"/>
          <w:szCs w:val="40"/>
        </w:rPr>
        <w:tab/>
      </w:r>
      <w:r w:rsidRPr="00710FD9">
        <w:rPr>
          <w:sz w:val="40"/>
          <w:szCs w:val="40"/>
        </w:rPr>
        <w:t>http://www.deseoaprender.com/InfBasicLecc7.htm</w:t>
      </w:r>
    </w:p>
    <w:sectPr w:rsidR="007A3021" w:rsidRPr="00710FD9" w:rsidSect="00FF550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importan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773C9"/>
    <w:multiLevelType w:val="multilevel"/>
    <w:tmpl w:val="BC8C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75102B"/>
    <w:multiLevelType w:val="multilevel"/>
    <w:tmpl w:val="FE72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FD7436"/>
    <w:multiLevelType w:val="multilevel"/>
    <w:tmpl w:val="2FC2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D6615B"/>
    <w:multiLevelType w:val="multilevel"/>
    <w:tmpl w:val="58D0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447DD5"/>
    <w:multiLevelType w:val="multilevel"/>
    <w:tmpl w:val="33A0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2C6407"/>
    <w:multiLevelType w:val="multilevel"/>
    <w:tmpl w:val="67BC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EE3A18"/>
    <w:multiLevelType w:val="multilevel"/>
    <w:tmpl w:val="B206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D70B0A"/>
    <w:multiLevelType w:val="multilevel"/>
    <w:tmpl w:val="511E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072E2D"/>
    <w:multiLevelType w:val="multilevel"/>
    <w:tmpl w:val="7BCE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7"/>
  </w:num>
  <w:num w:numId="4">
    <w:abstractNumId w:val="2"/>
  </w:num>
  <w:num w:numId="5">
    <w:abstractNumId w:val="6"/>
  </w:num>
  <w:num w:numId="6">
    <w:abstractNumId w:val="5"/>
  </w:num>
  <w:num w:numId="7">
    <w:abstractNumId w:val="1"/>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05EE6"/>
    <w:rsid w:val="00014539"/>
    <w:rsid w:val="00105EE6"/>
    <w:rsid w:val="002043A8"/>
    <w:rsid w:val="002D17F7"/>
    <w:rsid w:val="006612F8"/>
    <w:rsid w:val="00710FD9"/>
    <w:rsid w:val="007A3021"/>
    <w:rsid w:val="00FF550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50E"/>
  </w:style>
  <w:style w:type="paragraph" w:styleId="Ttulo2">
    <w:name w:val="heading 2"/>
    <w:basedOn w:val="Normal"/>
    <w:link w:val="Ttulo2Car"/>
    <w:uiPriority w:val="9"/>
    <w:qFormat/>
    <w:rsid w:val="00105EE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105E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05E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05EE6"/>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105EE6"/>
    <w:rPr>
      <w:color w:val="0000FF"/>
      <w:u w:val="single"/>
    </w:rPr>
  </w:style>
  <w:style w:type="paragraph" w:styleId="NormalWeb">
    <w:name w:val="Normal (Web)"/>
    <w:basedOn w:val="Normal"/>
    <w:uiPriority w:val="99"/>
    <w:unhideWhenUsed/>
    <w:rsid w:val="00105E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105EE6"/>
  </w:style>
  <w:style w:type="character" w:customStyle="1" w:styleId="editsection">
    <w:name w:val="editsection"/>
    <w:basedOn w:val="Fuentedeprrafopredeter"/>
    <w:rsid w:val="00105EE6"/>
  </w:style>
  <w:style w:type="paragraph" w:styleId="Textodeglobo">
    <w:name w:val="Balloon Text"/>
    <w:basedOn w:val="Normal"/>
    <w:link w:val="TextodegloboCar"/>
    <w:uiPriority w:val="99"/>
    <w:semiHidden/>
    <w:unhideWhenUsed/>
    <w:rsid w:val="00105E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5EE6"/>
    <w:rPr>
      <w:rFonts w:ascii="Tahoma" w:hAnsi="Tahoma" w:cs="Tahoma"/>
      <w:sz w:val="16"/>
      <w:szCs w:val="16"/>
    </w:rPr>
  </w:style>
  <w:style w:type="character" w:customStyle="1" w:styleId="Ttulo3Car">
    <w:name w:val="Título 3 Car"/>
    <w:basedOn w:val="Fuentedeprrafopredeter"/>
    <w:link w:val="Ttulo3"/>
    <w:uiPriority w:val="9"/>
    <w:semiHidden/>
    <w:rsid w:val="00105EE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05EE6"/>
    <w:rPr>
      <w:rFonts w:asciiTheme="majorHAnsi" w:eastAsiaTheme="majorEastAsia" w:hAnsiTheme="majorHAnsi" w:cstheme="majorBidi"/>
      <w:b/>
      <w:bCs/>
      <w:i/>
      <w:iCs/>
      <w:color w:val="4F81BD" w:themeColor="accent1"/>
    </w:rPr>
  </w:style>
  <w:style w:type="character" w:customStyle="1" w:styleId="ilad1">
    <w:name w:val="il_ad1"/>
    <w:basedOn w:val="Fuentedeprrafopredeter"/>
    <w:rsid w:val="002043A8"/>
  </w:style>
  <w:style w:type="character" w:customStyle="1" w:styleId="term1">
    <w:name w:val="term1"/>
    <w:basedOn w:val="Fuentedeprrafopredeter"/>
    <w:rsid w:val="002043A8"/>
    <w:rPr>
      <w:rFonts w:ascii="Georgia" w:hAnsi="Georgia" w:hint="default"/>
      <w:color w:val="000000"/>
      <w:sz w:val="42"/>
      <w:szCs w:val="42"/>
      <w:shd w:val="clear" w:color="auto" w:fill="auto"/>
    </w:rPr>
  </w:style>
  <w:style w:type="paragraph" w:customStyle="1" w:styleId="estilo123">
    <w:name w:val="estilo123"/>
    <w:basedOn w:val="Normal"/>
    <w:rsid w:val="00014539"/>
    <w:pPr>
      <w:spacing w:before="100" w:beforeAutospacing="1" w:after="100" w:afterAutospacing="1" w:line="240" w:lineRule="auto"/>
    </w:pPr>
    <w:rPr>
      <w:rFonts w:ascii="Arial" w:eastAsia="Times New Roman" w:hAnsi="Arial" w:cs="Arial"/>
      <w:color w:val="000000"/>
      <w:sz w:val="20"/>
      <w:szCs w:val="20"/>
      <w:lang w:eastAsia="es-ES"/>
    </w:rPr>
  </w:style>
  <w:style w:type="paragraph" w:customStyle="1" w:styleId="estilo30">
    <w:name w:val="estilo30"/>
    <w:basedOn w:val="Normal"/>
    <w:rsid w:val="00014539"/>
    <w:pPr>
      <w:spacing w:before="100" w:beforeAutospacing="1" w:after="100" w:afterAutospacing="1" w:line="240" w:lineRule="auto"/>
    </w:pPr>
    <w:rPr>
      <w:rFonts w:ascii="Verdana" w:eastAsia="Times New Roman" w:hAnsi="Verdana" w:cs="Times New Roman"/>
      <w:color w:val="000000"/>
      <w:sz w:val="20"/>
      <w:szCs w:val="20"/>
      <w:lang w:eastAsia="es-ES"/>
    </w:rPr>
  </w:style>
  <w:style w:type="paragraph" w:customStyle="1" w:styleId="estilo124">
    <w:name w:val="estilo124"/>
    <w:basedOn w:val="Normal"/>
    <w:rsid w:val="00014539"/>
    <w:pPr>
      <w:spacing w:before="100" w:beforeAutospacing="1" w:after="100" w:afterAutospacing="1" w:line="240" w:lineRule="auto"/>
    </w:pPr>
    <w:rPr>
      <w:rFonts w:ascii="Verdana" w:eastAsia="Times New Roman" w:hAnsi="Verdana" w:cs="Times New Roman"/>
      <w:color w:val="000033"/>
      <w:sz w:val="18"/>
      <w:szCs w:val="18"/>
      <w:lang w:eastAsia="es-ES"/>
    </w:rPr>
  </w:style>
  <w:style w:type="character" w:customStyle="1" w:styleId="estilo1231">
    <w:name w:val="estilo1231"/>
    <w:basedOn w:val="Fuentedeprrafopredeter"/>
    <w:rsid w:val="00014539"/>
    <w:rPr>
      <w:rFonts w:ascii="Arial" w:hAnsi="Arial" w:cs="Arial" w:hint="default"/>
      <w:color w:val="000000"/>
      <w:sz w:val="20"/>
      <w:szCs w:val="20"/>
    </w:rPr>
  </w:style>
  <w:style w:type="character" w:styleId="nfasis">
    <w:name w:val="Emphasis"/>
    <w:basedOn w:val="Fuentedeprrafopredeter"/>
    <w:uiPriority w:val="20"/>
    <w:qFormat/>
    <w:rsid w:val="00014539"/>
    <w:rPr>
      <w:i/>
      <w:iCs/>
    </w:rPr>
  </w:style>
  <w:style w:type="character" w:customStyle="1" w:styleId="estilo41">
    <w:name w:val="estilo41"/>
    <w:basedOn w:val="Fuentedeprrafopredeter"/>
    <w:rsid w:val="00014539"/>
    <w:rPr>
      <w:b/>
      <w:bCs/>
      <w:color w:val="336699"/>
    </w:rPr>
  </w:style>
  <w:style w:type="character" w:customStyle="1" w:styleId="estilo161">
    <w:name w:val="estilo161"/>
    <w:basedOn w:val="Fuentedeprrafopredeter"/>
    <w:rsid w:val="00014539"/>
    <w:rPr>
      <w:color w:val="333333"/>
    </w:rPr>
  </w:style>
  <w:style w:type="character" w:customStyle="1" w:styleId="estilo81">
    <w:name w:val="estilo81"/>
    <w:basedOn w:val="Fuentedeprrafopredeter"/>
    <w:rsid w:val="00014539"/>
    <w:rPr>
      <w:color w:val="FFFFFF"/>
    </w:rPr>
  </w:style>
  <w:style w:type="paragraph" w:customStyle="1" w:styleId="estilo270">
    <w:name w:val="estilo270"/>
    <w:basedOn w:val="Normal"/>
    <w:rsid w:val="00014539"/>
    <w:pPr>
      <w:spacing w:before="100" w:beforeAutospacing="1" w:after="100" w:afterAutospacing="1" w:line="240" w:lineRule="auto"/>
    </w:pPr>
    <w:rPr>
      <w:rFonts w:ascii="Times New Roman" w:eastAsia="Times New Roman" w:hAnsi="Times New Roman" w:cs="Times New Roman"/>
      <w:sz w:val="20"/>
      <w:szCs w:val="20"/>
      <w:lang w:eastAsia="es-ES"/>
    </w:rPr>
  </w:style>
  <w:style w:type="character" w:customStyle="1" w:styleId="estilo2701">
    <w:name w:val="estilo2701"/>
    <w:basedOn w:val="Fuentedeprrafopredeter"/>
    <w:rsid w:val="00014539"/>
    <w:rPr>
      <w:sz w:val="20"/>
      <w:szCs w:val="20"/>
    </w:rPr>
  </w:style>
  <w:style w:type="character" w:customStyle="1" w:styleId="estilo201">
    <w:name w:val="estilo201"/>
    <w:basedOn w:val="Fuentedeprrafopredeter"/>
    <w:rsid w:val="00014539"/>
    <w:rPr>
      <w:color w:val="FFFFFF"/>
    </w:rPr>
  </w:style>
  <w:style w:type="paragraph" w:customStyle="1" w:styleId="estilo278">
    <w:name w:val="estilo278"/>
    <w:basedOn w:val="Normal"/>
    <w:rsid w:val="00014539"/>
    <w:pPr>
      <w:spacing w:before="100" w:beforeAutospacing="1" w:after="100" w:afterAutospacing="1" w:line="240" w:lineRule="auto"/>
    </w:pPr>
    <w:rPr>
      <w:rFonts w:ascii="Arial" w:eastAsia="Times New Roman" w:hAnsi="Arial" w:cs="Arial"/>
      <w:color w:val="000033"/>
      <w:sz w:val="20"/>
      <w:szCs w:val="20"/>
      <w:lang w:eastAsia="es-ES"/>
    </w:rPr>
  </w:style>
  <w:style w:type="character" w:styleId="Textoennegrita">
    <w:name w:val="Strong"/>
    <w:basedOn w:val="Fuentedeprrafopredeter"/>
    <w:uiPriority w:val="22"/>
    <w:qFormat/>
    <w:rsid w:val="00014539"/>
    <w:rPr>
      <w:b/>
      <w:bCs/>
    </w:rPr>
  </w:style>
  <w:style w:type="character" w:customStyle="1" w:styleId="estilo2791">
    <w:name w:val="estilo2791"/>
    <w:basedOn w:val="Fuentedeprrafopredeter"/>
    <w:rsid w:val="00014539"/>
    <w:rPr>
      <w:b/>
      <w:bCs/>
      <w:i/>
      <w:iCs/>
      <w:color w:val="336699"/>
    </w:rPr>
  </w:style>
  <w:style w:type="character" w:customStyle="1" w:styleId="estilo2781">
    <w:name w:val="estilo2781"/>
    <w:basedOn w:val="Fuentedeprrafopredeter"/>
    <w:rsid w:val="00014539"/>
    <w:rPr>
      <w:rFonts w:ascii="Arial" w:hAnsi="Arial" w:cs="Arial" w:hint="default"/>
      <w:color w:val="000033"/>
      <w:sz w:val="20"/>
      <w:szCs w:val="20"/>
    </w:rPr>
  </w:style>
  <w:style w:type="character" w:customStyle="1" w:styleId="estilo1251">
    <w:name w:val="estilo1251"/>
    <w:basedOn w:val="Fuentedeprrafopredeter"/>
    <w:rsid w:val="00014539"/>
    <w:rPr>
      <w:b/>
      <w:bCs/>
      <w:color w:val="336699"/>
    </w:rPr>
  </w:style>
  <w:style w:type="character" w:customStyle="1" w:styleId="estilo1061">
    <w:name w:val="estilo1061"/>
    <w:basedOn w:val="Fuentedeprrafopredeter"/>
    <w:rsid w:val="00014539"/>
    <w:rPr>
      <w:b/>
      <w:bCs/>
      <w:color w:val="333333"/>
    </w:rPr>
  </w:style>
  <w:style w:type="character" w:customStyle="1" w:styleId="estilo1131">
    <w:name w:val="estilo1131"/>
    <w:basedOn w:val="Fuentedeprrafopredeter"/>
    <w:rsid w:val="00014539"/>
    <w:rPr>
      <w:color w:val="000099"/>
    </w:rPr>
  </w:style>
  <w:style w:type="character" w:customStyle="1" w:styleId="estilo1241">
    <w:name w:val="estilo1241"/>
    <w:basedOn w:val="Fuentedeprrafopredeter"/>
    <w:rsid w:val="00014539"/>
    <w:rPr>
      <w:b/>
      <w:bCs/>
      <w:color w:val="FF6600"/>
    </w:rPr>
  </w:style>
  <w:style w:type="character" w:customStyle="1" w:styleId="estilo1191">
    <w:name w:val="estilo1191"/>
    <w:basedOn w:val="Fuentedeprrafopredeter"/>
    <w:rsid w:val="00014539"/>
    <w:rPr>
      <w:color w:val="666666"/>
    </w:rPr>
  </w:style>
  <w:style w:type="paragraph" w:customStyle="1" w:styleId="estilo9">
    <w:name w:val="estilo9"/>
    <w:basedOn w:val="Normal"/>
    <w:rsid w:val="00014539"/>
    <w:pPr>
      <w:spacing w:before="100" w:beforeAutospacing="1" w:after="100" w:afterAutospacing="1" w:line="240" w:lineRule="auto"/>
    </w:pPr>
    <w:rPr>
      <w:rFonts w:ascii="Verdana" w:eastAsia="Times New Roman" w:hAnsi="Verdana" w:cs="Times New Roman"/>
      <w:color w:val="000080"/>
      <w:sz w:val="18"/>
      <w:szCs w:val="18"/>
      <w:lang w:eastAsia="es-ES"/>
    </w:rPr>
  </w:style>
  <w:style w:type="paragraph" w:customStyle="1" w:styleId="estilo126">
    <w:name w:val="estilo126"/>
    <w:basedOn w:val="Normal"/>
    <w:rsid w:val="00014539"/>
    <w:pPr>
      <w:spacing w:before="100" w:beforeAutospacing="1" w:after="100" w:afterAutospacing="1" w:line="240" w:lineRule="auto"/>
    </w:pPr>
    <w:rPr>
      <w:rFonts w:ascii="Georgia" w:eastAsia="Times New Roman" w:hAnsi="Georgia" w:cs="Times New Roman"/>
      <w:color w:val="2A3FAA"/>
      <w:sz w:val="21"/>
      <w:szCs w:val="21"/>
      <w:lang w:eastAsia="es-ES"/>
    </w:rPr>
  </w:style>
  <w:style w:type="character" w:customStyle="1" w:styleId="estilo271">
    <w:name w:val="estilo271"/>
    <w:basedOn w:val="Fuentedeprrafopredeter"/>
    <w:rsid w:val="00014539"/>
    <w:rPr>
      <w:color w:val="000000"/>
    </w:rPr>
  </w:style>
  <w:style w:type="paragraph" w:customStyle="1" w:styleId="estilo131">
    <w:name w:val="estilo131"/>
    <w:basedOn w:val="Normal"/>
    <w:rsid w:val="00014539"/>
    <w:pPr>
      <w:spacing w:before="100" w:beforeAutospacing="1" w:after="100" w:afterAutospacing="1" w:line="240" w:lineRule="auto"/>
    </w:pPr>
    <w:rPr>
      <w:rFonts w:ascii="Verdana" w:eastAsia="Times New Roman" w:hAnsi="Verdana" w:cs="Times New Roman"/>
      <w:color w:val="3300CC"/>
      <w:sz w:val="20"/>
      <w:szCs w:val="20"/>
      <w:lang w:eastAsia="es-ES"/>
    </w:rPr>
  </w:style>
  <w:style w:type="character" w:customStyle="1" w:styleId="estilo1081">
    <w:name w:val="estilo1081"/>
    <w:basedOn w:val="Fuentedeprrafopredeter"/>
    <w:rsid w:val="00014539"/>
    <w:rPr>
      <w:rFonts w:ascii="Arial" w:hAnsi="Arial" w:cs="Arial" w:hint="default"/>
      <w:color w:val="000000"/>
    </w:rPr>
  </w:style>
  <w:style w:type="paragraph" w:customStyle="1" w:styleId="estilo137">
    <w:name w:val="estilo137"/>
    <w:basedOn w:val="Normal"/>
    <w:rsid w:val="00014539"/>
    <w:pPr>
      <w:spacing w:before="100" w:beforeAutospacing="1" w:after="100" w:afterAutospacing="1" w:line="240" w:lineRule="auto"/>
    </w:pPr>
    <w:rPr>
      <w:rFonts w:ascii="Verdana" w:eastAsia="Times New Roman" w:hAnsi="Verdana" w:cs="Times New Roman"/>
      <w:color w:val="2A0055"/>
      <w:sz w:val="18"/>
      <w:szCs w:val="18"/>
      <w:lang w:eastAsia="es-ES"/>
    </w:rPr>
  </w:style>
  <w:style w:type="character" w:customStyle="1" w:styleId="estilo1161">
    <w:name w:val="estilo1161"/>
    <w:basedOn w:val="Fuentedeprrafopredeter"/>
    <w:rsid w:val="00014539"/>
    <w:rPr>
      <w:b/>
      <w:bCs/>
      <w:color w:val="666666"/>
    </w:rPr>
  </w:style>
  <w:style w:type="character" w:customStyle="1" w:styleId="estilo1411">
    <w:name w:val="estilo1411"/>
    <w:basedOn w:val="Fuentedeprrafopredeter"/>
    <w:rsid w:val="00014539"/>
    <w:rPr>
      <w:b/>
      <w:bCs/>
      <w:sz w:val="24"/>
      <w:szCs w:val="24"/>
    </w:rPr>
  </w:style>
  <w:style w:type="character" w:customStyle="1" w:styleId="estilo221">
    <w:name w:val="estilo221"/>
    <w:basedOn w:val="Fuentedeprrafopredeter"/>
    <w:rsid w:val="00014539"/>
    <w:rPr>
      <w:rFonts w:ascii="Verdana" w:hAnsi="Verdana" w:hint="default"/>
      <w:color w:val="000000"/>
      <w:sz w:val="18"/>
      <w:szCs w:val="18"/>
    </w:rPr>
  </w:style>
  <w:style w:type="character" w:customStyle="1" w:styleId="estilo1341">
    <w:name w:val="estilo1341"/>
    <w:basedOn w:val="Fuentedeprrafopredeter"/>
    <w:rsid w:val="00014539"/>
    <w:rPr>
      <w:rFonts w:ascii="Arial" w:hAnsi="Arial" w:cs="Arial" w:hint="default"/>
      <w:sz w:val="20"/>
      <w:szCs w:val="20"/>
    </w:rPr>
  </w:style>
  <w:style w:type="character" w:customStyle="1" w:styleId="estilo901">
    <w:name w:val="estilo901"/>
    <w:basedOn w:val="Fuentedeprrafopredeter"/>
    <w:rsid w:val="00014539"/>
    <w:rPr>
      <w:color w:val="000000"/>
    </w:rPr>
  </w:style>
  <w:style w:type="character" w:customStyle="1" w:styleId="estilo1401">
    <w:name w:val="estilo1401"/>
    <w:basedOn w:val="Fuentedeprrafopredeter"/>
    <w:rsid w:val="00014539"/>
    <w:rPr>
      <w:b/>
      <w:bCs/>
      <w:i/>
      <w:iCs/>
      <w:color w:val="333333"/>
    </w:rPr>
  </w:style>
  <w:style w:type="character" w:customStyle="1" w:styleId="estilo1361">
    <w:name w:val="estilo1361"/>
    <w:basedOn w:val="Fuentedeprrafopredeter"/>
    <w:rsid w:val="00014539"/>
    <w:rPr>
      <w:b/>
      <w:bCs/>
      <w:i/>
      <w:iCs/>
      <w:color w:val="336699"/>
    </w:rPr>
  </w:style>
  <w:style w:type="character" w:customStyle="1" w:styleId="estilo1051">
    <w:name w:val="estilo1051"/>
    <w:basedOn w:val="Fuentedeprrafopredeter"/>
    <w:rsid w:val="00014539"/>
    <w:rPr>
      <w:color w:val="000000"/>
    </w:rPr>
  </w:style>
  <w:style w:type="paragraph" w:customStyle="1" w:styleId="estilo138">
    <w:name w:val="estilo138"/>
    <w:basedOn w:val="Normal"/>
    <w:rsid w:val="00014539"/>
    <w:pPr>
      <w:spacing w:before="100" w:beforeAutospacing="1" w:after="100" w:afterAutospacing="1" w:line="240" w:lineRule="auto"/>
    </w:pPr>
    <w:rPr>
      <w:rFonts w:ascii="Arial" w:eastAsia="Times New Roman" w:hAnsi="Arial" w:cs="Arial"/>
      <w:color w:val="330033"/>
      <w:sz w:val="20"/>
      <w:szCs w:val="20"/>
      <w:lang w:eastAsia="es-ES"/>
    </w:rPr>
  </w:style>
  <w:style w:type="character" w:customStyle="1" w:styleId="estilo1171">
    <w:name w:val="estilo1171"/>
    <w:basedOn w:val="Fuentedeprrafopredeter"/>
    <w:rsid w:val="00014539"/>
    <w:rPr>
      <w:b/>
      <w:bCs/>
      <w:color w:val="666666"/>
    </w:rPr>
  </w:style>
  <w:style w:type="character" w:customStyle="1" w:styleId="estilo1311">
    <w:name w:val="estilo1311"/>
    <w:basedOn w:val="Fuentedeprrafopredeter"/>
    <w:rsid w:val="00014539"/>
    <w:rPr>
      <w:color w:val="CCCCCC"/>
    </w:rPr>
  </w:style>
  <w:style w:type="paragraph" w:customStyle="1" w:styleId="estilo22">
    <w:name w:val="estilo22"/>
    <w:basedOn w:val="Normal"/>
    <w:rsid w:val="00014539"/>
    <w:pPr>
      <w:spacing w:before="100" w:beforeAutospacing="1" w:after="100" w:afterAutospacing="1" w:line="240" w:lineRule="auto"/>
    </w:pPr>
    <w:rPr>
      <w:rFonts w:ascii="Verdana" w:eastAsia="Times New Roman" w:hAnsi="Verdana" w:cs="Times New Roman"/>
      <w:color w:val="000000"/>
      <w:sz w:val="18"/>
      <w:szCs w:val="18"/>
      <w:lang w:eastAsia="es-ES"/>
    </w:rPr>
  </w:style>
  <w:style w:type="paragraph" w:customStyle="1" w:styleId="estilo141">
    <w:name w:val="estilo141"/>
    <w:basedOn w:val="Normal"/>
    <w:rsid w:val="00014539"/>
    <w:pPr>
      <w:spacing w:before="100" w:beforeAutospacing="1" w:after="100" w:afterAutospacing="1" w:line="240" w:lineRule="auto"/>
    </w:pPr>
    <w:rPr>
      <w:rFonts w:ascii="Verdana" w:eastAsia="Times New Roman" w:hAnsi="Verdana" w:cs="Times New Roman"/>
      <w:color w:val="000066"/>
      <w:sz w:val="18"/>
      <w:szCs w:val="18"/>
      <w:lang w:eastAsia="es-ES"/>
    </w:rPr>
  </w:style>
  <w:style w:type="character" w:customStyle="1" w:styleId="estilo1261">
    <w:name w:val="estilo1261"/>
    <w:basedOn w:val="Fuentedeprrafopredeter"/>
    <w:rsid w:val="00014539"/>
    <w:rPr>
      <w:b/>
      <w:bCs/>
      <w:i/>
      <w:iCs/>
      <w:color w:val="336699"/>
    </w:rPr>
  </w:style>
  <w:style w:type="character" w:customStyle="1" w:styleId="estilo1501">
    <w:name w:val="estilo1501"/>
    <w:basedOn w:val="Fuentedeprrafopredeter"/>
    <w:rsid w:val="00014539"/>
    <w:rPr>
      <w:b/>
      <w:bCs/>
      <w:color w:val="000099"/>
    </w:rPr>
  </w:style>
  <w:style w:type="paragraph" w:customStyle="1" w:styleId="estilo8">
    <w:name w:val="estilo8"/>
    <w:basedOn w:val="Normal"/>
    <w:rsid w:val="007A3021"/>
    <w:pPr>
      <w:spacing w:before="100" w:beforeAutospacing="1" w:after="100" w:afterAutospacing="1" w:line="240" w:lineRule="auto"/>
    </w:pPr>
    <w:rPr>
      <w:rFonts w:ascii="Times New Roman" w:eastAsia="Times New Roman" w:hAnsi="Times New Roman" w:cs="Times New Roman"/>
      <w:color w:val="FFFFFF"/>
      <w:sz w:val="24"/>
      <w:szCs w:val="24"/>
      <w:lang w:eastAsia="es-ES"/>
    </w:rPr>
  </w:style>
  <w:style w:type="character" w:customStyle="1" w:styleId="estilo91">
    <w:name w:val="estilo91"/>
    <w:basedOn w:val="Fuentedeprrafopredeter"/>
    <w:rsid w:val="007A3021"/>
    <w:rPr>
      <w:rFonts w:ascii="Georgia" w:hAnsi="Georgia" w:hint="default"/>
      <w:color w:val="550000"/>
      <w:sz w:val="21"/>
      <w:szCs w:val="21"/>
    </w:rPr>
  </w:style>
  <w:style w:type="character" w:customStyle="1" w:styleId="estilo1181">
    <w:name w:val="estilo1181"/>
    <w:basedOn w:val="Fuentedeprrafopredeter"/>
    <w:rsid w:val="007A3021"/>
    <w:rPr>
      <w:color w:val="336699"/>
    </w:rPr>
  </w:style>
  <w:style w:type="paragraph" w:customStyle="1" w:styleId="estilo143">
    <w:name w:val="estilo143"/>
    <w:basedOn w:val="Normal"/>
    <w:rsid w:val="007A3021"/>
    <w:pPr>
      <w:spacing w:before="100" w:beforeAutospacing="1" w:after="100" w:afterAutospacing="1" w:line="240" w:lineRule="auto"/>
    </w:pPr>
    <w:rPr>
      <w:rFonts w:ascii="Verdana" w:eastAsia="Times New Roman" w:hAnsi="Verdana" w:cs="Times New Roman"/>
      <w:color w:val="000066"/>
      <w:sz w:val="18"/>
      <w:szCs w:val="18"/>
      <w:lang w:eastAsia="es-ES"/>
    </w:rPr>
  </w:style>
  <w:style w:type="character" w:customStyle="1" w:styleId="estilo127">
    <w:name w:val="estilo127"/>
    <w:basedOn w:val="Fuentedeprrafopredeter"/>
    <w:rsid w:val="007A3021"/>
  </w:style>
  <w:style w:type="character" w:customStyle="1" w:styleId="estilo17">
    <w:name w:val="estilo17"/>
    <w:basedOn w:val="Fuentedeprrafopredeter"/>
    <w:rsid w:val="007A3021"/>
  </w:style>
  <w:style w:type="character" w:customStyle="1" w:styleId="estilo181">
    <w:name w:val="estilo181"/>
    <w:basedOn w:val="Fuentedeprrafopredeter"/>
    <w:rsid w:val="007A3021"/>
    <w:rPr>
      <w:rFonts w:ascii="Verdana" w:hAnsi="Verdana" w:hint="default"/>
      <w:color w:val="000000"/>
      <w:sz w:val="18"/>
      <w:szCs w:val="18"/>
    </w:rPr>
  </w:style>
  <w:style w:type="character" w:customStyle="1" w:styleId="estilo1381">
    <w:name w:val="estilo1381"/>
    <w:basedOn w:val="Fuentedeprrafopredeter"/>
    <w:rsid w:val="007A3021"/>
    <w:rPr>
      <w:rFonts w:ascii="Arial" w:hAnsi="Arial" w:cs="Arial" w:hint="default"/>
      <w:b/>
      <w:bCs/>
      <w:color w:val="999999"/>
      <w:sz w:val="20"/>
      <w:szCs w:val="20"/>
    </w:rPr>
  </w:style>
  <w:style w:type="paragraph" w:customStyle="1" w:styleId="estilo1">
    <w:name w:val="estilo1"/>
    <w:basedOn w:val="Normal"/>
    <w:rsid w:val="007A3021"/>
    <w:pPr>
      <w:spacing w:before="100" w:beforeAutospacing="1" w:after="100" w:afterAutospacing="1" w:line="240" w:lineRule="auto"/>
    </w:pPr>
    <w:rPr>
      <w:rFonts w:ascii="Arial" w:eastAsia="Times New Roman" w:hAnsi="Arial" w:cs="Arial"/>
      <w:color w:val="5A7A9A"/>
      <w:sz w:val="60"/>
      <w:szCs w:val="60"/>
      <w:lang w:eastAsia="es-ES"/>
    </w:rPr>
  </w:style>
  <w:style w:type="paragraph" w:customStyle="1" w:styleId="estilo4">
    <w:name w:val="estilo4"/>
    <w:basedOn w:val="Normal"/>
    <w:rsid w:val="007A3021"/>
    <w:pPr>
      <w:spacing w:before="100" w:beforeAutospacing="1" w:after="100" w:afterAutospacing="1" w:line="240" w:lineRule="auto"/>
    </w:pPr>
    <w:rPr>
      <w:rFonts w:ascii="Times New Roman" w:eastAsia="Times New Roman" w:hAnsi="Times New Roman" w:cs="Times New Roman"/>
      <w:b/>
      <w:bCs/>
      <w:color w:val="336699"/>
      <w:sz w:val="24"/>
      <w:szCs w:val="24"/>
      <w:lang w:eastAsia="es-ES"/>
    </w:rPr>
  </w:style>
  <w:style w:type="character" w:customStyle="1" w:styleId="estilo1441">
    <w:name w:val="estilo1441"/>
    <w:basedOn w:val="Fuentedeprrafopredeter"/>
    <w:rsid w:val="007A3021"/>
    <w:rPr>
      <w:b/>
      <w:bCs/>
      <w:i/>
      <w:iCs/>
      <w:color w:val="666666"/>
    </w:rPr>
  </w:style>
  <w:style w:type="character" w:customStyle="1" w:styleId="estilo1461">
    <w:name w:val="estilo1461"/>
    <w:basedOn w:val="Fuentedeprrafopredeter"/>
    <w:rsid w:val="007A3021"/>
    <w:rPr>
      <w:rFonts w:ascii="Verdana" w:hAnsi="Verdana" w:hint="default"/>
      <w:color w:val="2A0055"/>
      <w:sz w:val="21"/>
      <w:szCs w:val="21"/>
    </w:rPr>
  </w:style>
  <w:style w:type="character" w:customStyle="1" w:styleId="estilo1271">
    <w:name w:val="estilo1271"/>
    <w:basedOn w:val="Fuentedeprrafopredeter"/>
    <w:rsid w:val="007A3021"/>
    <w:rPr>
      <w:color w:val="E6E6E6"/>
    </w:rPr>
  </w:style>
  <w:style w:type="character" w:customStyle="1" w:styleId="estilo231">
    <w:name w:val="estilo231"/>
    <w:basedOn w:val="Fuentedeprrafopredeter"/>
    <w:rsid w:val="007A3021"/>
    <w:rPr>
      <w:rFonts w:ascii="Verdana" w:hAnsi="Verdana" w:hint="default"/>
      <w:color w:val="000000"/>
      <w:sz w:val="20"/>
      <w:szCs w:val="20"/>
    </w:rPr>
  </w:style>
  <w:style w:type="character" w:customStyle="1" w:styleId="estilo1471">
    <w:name w:val="estilo1471"/>
    <w:basedOn w:val="Fuentedeprrafopredeter"/>
    <w:rsid w:val="007A3021"/>
    <w:rPr>
      <w:rFonts w:ascii="Arial" w:hAnsi="Arial" w:cs="Arial" w:hint="default"/>
    </w:rPr>
  </w:style>
  <w:style w:type="character" w:customStyle="1" w:styleId="estilo191">
    <w:name w:val="estilo191"/>
    <w:basedOn w:val="Fuentedeprrafopredeter"/>
    <w:rsid w:val="007A3021"/>
    <w:rPr>
      <w:rFonts w:ascii="Arial" w:hAnsi="Arial" w:cs="Arial" w:hint="default"/>
      <w:sz w:val="20"/>
      <w:szCs w:val="20"/>
    </w:rPr>
  </w:style>
  <w:style w:type="paragraph" w:customStyle="1" w:styleId="estilo24">
    <w:name w:val="estilo24"/>
    <w:basedOn w:val="Normal"/>
    <w:rsid w:val="007A3021"/>
    <w:pPr>
      <w:spacing w:before="100" w:beforeAutospacing="1" w:after="100" w:afterAutospacing="1" w:line="240" w:lineRule="auto"/>
    </w:pPr>
    <w:rPr>
      <w:rFonts w:ascii="Verdana" w:eastAsia="Times New Roman" w:hAnsi="Verdana" w:cs="Times New Roman"/>
      <w:color w:val="000000"/>
      <w:sz w:val="18"/>
      <w:szCs w:val="18"/>
      <w:lang w:eastAsia="es-ES"/>
    </w:rPr>
  </w:style>
  <w:style w:type="paragraph" w:customStyle="1" w:styleId="estilo153">
    <w:name w:val="estilo153"/>
    <w:basedOn w:val="Normal"/>
    <w:rsid w:val="007A3021"/>
    <w:pPr>
      <w:spacing w:before="100" w:beforeAutospacing="1" w:after="100" w:afterAutospacing="1" w:line="240" w:lineRule="auto"/>
    </w:pPr>
    <w:rPr>
      <w:rFonts w:ascii="Verdana" w:eastAsia="Times New Roman" w:hAnsi="Verdana" w:cs="Times New Roman"/>
      <w:sz w:val="18"/>
      <w:szCs w:val="18"/>
      <w:lang w:eastAsia="es-ES"/>
    </w:rPr>
  </w:style>
  <w:style w:type="character" w:customStyle="1" w:styleId="estilo1521">
    <w:name w:val="estilo1521"/>
    <w:basedOn w:val="Fuentedeprrafopredeter"/>
    <w:rsid w:val="007A3021"/>
    <w:rPr>
      <w:b/>
      <w:bCs/>
      <w:i/>
      <w:iCs/>
      <w:color w:val="336699"/>
    </w:rPr>
  </w:style>
  <w:style w:type="character" w:customStyle="1" w:styleId="estilo171">
    <w:name w:val="estilo171"/>
    <w:basedOn w:val="Fuentedeprrafopredeter"/>
    <w:rsid w:val="007A3021"/>
    <w:rPr>
      <w:color w:val="666666"/>
    </w:rPr>
  </w:style>
  <w:style w:type="character" w:customStyle="1" w:styleId="estilo21">
    <w:name w:val="estilo21"/>
    <w:basedOn w:val="Fuentedeprrafopredeter"/>
    <w:rsid w:val="007A3021"/>
    <w:rPr>
      <w:rFonts w:ascii="Arial" w:hAnsi="Arial" w:cs="Arial" w:hint="default"/>
      <w:sz w:val="18"/>
      <w:szCs w:val="18"/>
    </w:rPr>
  </w:style>
  <w:style w:type="character" w:customStyle="1" w:styleId="estilo281">
    <w:name w:val="estilo281"/>
    <w:basedOn w:val="Fuentedeprrafopredeter"/>
    <w:rsid w:val="007A3021"/>
    <w:rPr>
      <w:i/>
      <w:iCs/>
      <w:color w:val="000033"/>
      <w:sz w:val="20"/>
      <w:szCs w:val="20"/>
    </w:rPr>
  </w:style>
  <w:style w:type="character" w:customStyle="1" w:styleId="estilo241">
    <w:name w:val="estilo241"/>
    <w:basedOn w:val="Fuentedeprrafopredeter"/>
    <w:rsid w:val="007A3021"/>
    <w:rPr>
      <w:sz w:val="20"/>
      <w:szCs w:val="20"/>
    </w:rPr>
  </w:style>
  <w:style w:type="character" w:customStyle="1" w:styleId="estilo251">
    <w:name w:val="estilo251"/>
    <w:basedOn w:val="Fuentedeprrafopredeter"/>
    <w:rsid w:val="007A3021"/>
    <w:rPr>
      <w:rFonts w:ascii="Arial" w:hAnsi="Arial" w:cs="Arial" w:hint="default"/>
    </w:rPr>
  </w:style>
  <w:style w:type="character" w:customStyle="1" w:styleId="estilo351">
    <w:name w:val="estilo351"/>
    <w:basedOn w:val="Fuentedeprrafopredeter"/>
    <w:rsid w:val="007A3021"/>
    <w:rPr>
      <w:color w:val="FF6600"/>
    </w:rPr>
  </w:style>
  <w:style w:type="character" w:customStyle="1" w:styleId="estilo341">
    <w:name w:val="estilo341"/>
    <w:basedOn w:val="Fuentedeprrafopredeter"/>
    <w:rsid w:val="007A3021"/>
    <w:rPr>
      <w:b/>
      <w:bCs/>
      <w:color w:val="336699"/>
    </w:rPr>
  </w:style>
  <w:style w:type="character" w:customStyle="1" w:styleId="estilo331">
    <w:name w:val="estilo331"/>
    <w:basedOn w:val="Fuentedeprrafopredeter"/>
    <w:rsid w:val="007A3021"/>
    <w:rPr>
      <w:b/>
      <w:bCs/>
      <w:color w:val="000000"/>
    </w:rPr>
  </w:style>
</w:styles>
</file>

<file path=word/webSettings.xml><?xml version="1.0" encoding="utf-8"?>
<w:webSettings xmlns:r="http://schemas.openxmlformats.org/officeDocument/2006/relationships" xmlns:w="http://schemas.openxmlformats.org/wordprocessingml/2006/main">
  <w:divs>
    <w:div w:id="58405230">
      <w:bodyDiv w:val="1"/>
      <w:marLeft w:val="0"/>
      <w:marRight w:val="0"/>
      <w:marTop w:val="0"/>
      <w:marBottom w:val="0"/>
      <w:divBdr>
        <w:top w:val="none" w:sz="0" w:space="0" w:color="auto"/>
        <w:left w:val="none" w:sz="0" w:space="0" w:color="auto"/>
        <w:bottom w:val="none" w:sz="0" w:space="0" w:color="auto"/>
        <w:right w:val="none" w:sz="0" w:space="0" w:color="auto"/>
      </w:divBdr>
      <w:divsChild>
        <w:div w:id="1115104012">
          <w:marLeft w:val="0"/>
          <w:marRight w:val="0"/>
          <w:marTop w:val="0"/>
          <w:marBottom w:val="0"/>
          <w:divBdr>
            <w:top w:val="none" w:sz="0" w:space="0" w:color="auto"/>
            <w:left w:val="none" w:sz="0" w:space="0" w:color="auto"/>
            <w:bottom w:val="none" w:sz="0" w:space="0" w:color="auto"/>
            <w:right w:val="none" w:sz="0" w:space="0" w:color="auto"/>
          </w:divBdr>
          <w:divsChild>
            <w:div w:id="607930935">
              <w:marLeft w:val="0"/>
              <w:marRight w:val="0"/>
              <w:marTop w:val="0"/>
              <w:marBottom w:val="0"/>
              <w:divBdr>
                <w:top w:val="none" w:sz="0" w:space="0" w:color="auto"/>
                <w:left w:val="none" w:sz="0" w:space="0" w:color="auto"/>
                <w:bottom w:val="none" w:sz="0" w:space="0" w:color="auto"/>
                <w:right w:val="none" w:sz="0" w:space="0" w:color="auto"/>
              </w:divBdr>
            </w:div>
            <w:div w:id="805390366">
              <w:marLeft w:val="0"/>
              <w:marRight w:val="0"/>
              <w:marTop w:val="0"/>
              <w:marBottom w:val="0"/>
              <w:divBdr>
                <w:top w:val="none" w:sz="0" w:space="0" w:color="auto"/>
                <w:left w:val="none" w:sz="0" w:space="0" w:color="auto"/>
                <w:bottom w:val="none" w:sz="0" w:space="0" w:color="auto"/>
                <w:right w:val="none" w:sz="0" w:space="0" w:color="auto"/>
              </w:divBdr>
            </w:div>
          </w:divsChild>
        </w:div>
        <w:div w:id="334848284">
          <w:marLeft w:val="0"/>
          <w:marRight w:val="0"/>
          <w:marTop w:val="0"/>
          <w:marBottom w:val="0"/>
          <w:divBdr>
            <w:top w:val="none" w:sz="0" w:space="0" w:color="auto"/>
            <w:left w:val="none" w:sz="0" w:space="0" w:color="auto"/>
            <w:bottom w:val="none" w:sz="0" w:space="0" w:color="auto"/>
            <w:right w:val="none" w:sz="0" w:space="0" w:color="auto"/>
          </w:divBdr>
        </w:div>
      </w:divsChild>
    </w:div>
    <w:div w:id="81266850">
      <w:bodyDiv w:val="1"/>
      <w:marLeft w:val="0"/>
      <w:marRight w:val="0"/>
      <w:marTop w:val="0"/>
      <w:marBottom w:val="0"/>
      <w:divBdr>
        <w:top w:val="none" w:sz="0" w:space="0" w:color="auto"/>
        <w:left w:val="none" w:sz="0" w:space="0" w:color="auto"/>
        <w:bottom w:val="none" w:sz="0" w:space="0" w:color="auto"/>
        <w:right w:val="none" w:sz="0" w:space="0" w:color="auto"/>
      </w:divBdr>
      <w:divsChild>
        <w:div w:id="1135220742">
          <w:marLeft w:val="0"/>
          <w:marRight w:val="0"/>
          <w:marTop w:val="0"/>
          <w:marBottom w:val="0"/>
          <w:divBdr>
            <w:top w:val="none" w:sz="0" w:space="0" w:color="auto"/>
            <w:left w:val="none" w:sz="0" w:space="0" w:color="auto"/>
            <w:bottom w:val="none" w:sz="0" w:space="0" w:color="auto"/>
            <w:right w:val="none" w:sz="0" w:space="0" w:color="auto"/>
          </w:divBdr>
        </w:div>
        <w:div w:id="991256368">
          <w:marLeft w:val="0"/>
          <w:marRight w:val="0"/>
          <w:marTop w:val="0"/>
          <w:marBottom w:val="0"/>
          <w:divBdr>
            <w:top w:val="none" w:sz="0" w:space="0" w:color="auto"/>
            <w:left w:val="none" w:sz="0" w:space="0" w:color="auto"/>
            <w:bottom w:val="none" w:sz="0" w:space="0" w:color="auto"/>
            <w:right w:val="none" w:sz="0" w:space="0" w:color="auto"/>
          </w:divBdr>
        </w:div>
        <w:div w:id="1480659065">
          <w:marLeft w:val="0"/>
          <w:marRight w:val="0"/>
          <w:marTop w:val="0"/>
          <w:marBottom w:val="0"/>
          <w:divBdr>
            <w:top w:val="none" w:sz="0" w:space="0" w:color="auto"/>
            <w:left w:val="none" w:sz="0" w:space="0" w:color="auto"/>
            <w:bottom w:val="none" w:sz="0" w:space="0" w:color="auto"/>
            <w:right w:val="none" w:sz="0" w:space="0" w:color="auto"/>
          </w:divBdr>
        </w:div>
        <w:div w:id="1872454630">
          <w:marLeft w:val="0"/>
          <w:marRight w:val="0"/>
          <w:marTop w:val="0"/>
          <w:marBottom w:val="0"/>
          <w:divBdr>
            <w:top w:val="none" w:sz="0" w:space="0" w:color="auto"/>
            <w:left w:val="none" w:sz="0" w:space="0" w:color="auto"/>
            <w:bottom w:val="none" w:sz="0" w:space="0" w:color="auto"/>
            <w:right w:val="none" w:sz="0" w:space="0" w:color="auto"/>
          </w:divBdr>
        </w:div>
      </w:divsChild>
    </w:div>
    <w:div w:id="167134884">
      <w:bodyDiv w:val="1"/>
      <w:marLeft w:val="0"/>
      <w:marRight w:val="0"/>
      <w:marTop w:val="0"/>
      <w:marBottom w:val="0"/>
      <w:divBdr>
        <w:top w:val="none" w:sz="0" w:space="0" w:color="auto"/>
        <w:left w:val="none" w:sz="0" w:space="0" w:color="auto"/>
        <w:bottom w:val="none" w:sz="0" w:space="0" w:color="auto"/>
        <w:right w:val="none" w:sz="0" w:space="0" w:color="auto"/>
      </w:divBdr>
      <w:divsChild>
        <w:div w:id="1724451718">
          <w:marLeft w:val="0"/>
          <w:marRight w:val="0"/>
          <w:marTop w:val="0"/>
          <w:marBottom w:val="0"/>
          <w:divBdr>
            <w:top w:val="none" w:sz="0" w:space="0" w:color="auto"/>
            <w:left w:val="none" w:sz="0" w:space="0" w:color="auto"/>
            <w:bottom w:val="none" w:sz="0" w:space="0" w:color="auto"/>
            <w:right w:val="none" w:sz="0" w:space="0" w:color="auto"/>
          </w:divBdr>
        </w:div>
        <w:div w:id="259459810">
          <w:marLeft w:val="0"/>
          <w:marRight w:val="0"/>
          <w:marTop w:val="0"/>
          <w:marBottom w:val="0"/>
          <w:divBdr>
            <w:top w:val="none" w:sz="0" w:space="0" w:color="auto"/>
            <w:left w:val="none" w:sz="0" w:space="0" w:color="auto"/>
            <w:bottom w:val="none" w:sz="0" w:space="0" w:color="auto"/>
            <w:right w:val="none" w:sz="0" w:space="0" w:color="auto"/>
          </w:divBdr>
        </w:div>
        <w:div w:id="341400789">
          <w:marLeft w:val="0"/>
          <w:marRight w:val="0"/>
          <w:marTop w:val="0"/>
          <w:marBottom w:val="0"/>
          <w:divBdr>
            <w:top w:val="none" w:sz="0" w:space="0" w:color="auto"/>
            <w:left w:val="none" w:sz="0" w:space="0" w:color="auto"/>
            <w:bottom w:val="none" w:sz="0" w:space="0" w:color="auto"/>
            <w:right w:val="none" w:sz="0" w:space="0" w:color="auto"/>
          </w:divBdr>
        </w:div>
      </w:divsChild>
    </w:div>
    <w:div w:id="192619372">
      <w:bodyDiv w:val="1"/>
      <w:marLeft w:val="0"/>
      <w:marRight w:val="0"/>
      <w:marTop w:val="0"/>
      <w:marBottom w:val="0"/>
      <w:divBdr>
        <w:top w:val="none" w:sz="0" w:space="0" w:color="auto"/>
        <w:left w:val="none" w:sz="0" w:space="0" w:color="auto"/>
        <w:bottom w:val="none" w:sz="0" w:space="0" w:color="auto"/>
        <w:right w:val="none" w:sz="0" w:space="0" w:color="auto"/>
      </w:divBdr>
      <w:divsChild>
        <w:div w:id="1375275916">
          <w:marLeft w:val="0"/>
          <w:marRight w:val="0"/>
          <w:marTop w:val="0"/>
          <w:marBottom w:val="0"/>
          <w:divBdr>
            <w:top w:val="none" w:sz="0" w:space="0" w:color="auto"/>
            <w:left w:val="none" w:sz="0" w:space="0" w:color="auto"/>
            <w:bottom w:val="none" w:sz="0" w:space="0" w:color="auto"/>
            <w:right w:val="none" w:sz="0" w:space="0" w:color="auto"/>
          </w:divBdr>
        </w:div>
        <w:div w:id="168720272">
          <w:marLeft w:val="0"/>
          <w:marRight w:val="0"/>
          <w:marTop w:val="0"/>
          <w:marBottom w:val="0"/>
          <w:divBdr>
            <w:top w:val="none" w:sz="0" w:space="0" w:color="auto"/>
            <w:left w:val="none" w:sz="0" w:space="0" w:color="auto"/>
            <w:bottom w:val="none" w:sz="0" w:space="0" w:color="auto"/>
            <w:right w:val="none" w:sz="0" w:space="0" w:color="auto"/>
          </w:divBdr>
        </w:div>
        <w:div w:id="1223254086">
          <w:marLeft w:val="0"/>
          <w:marRight w:val="0"/>
          <w:marTop w:val="0"/>
          <w:marBottom w:val="0"/>
          <w:divBdr>
            <w:top w:val="none" w:sz="0" w:space="0" w:color="auto"/>
            <w:left w:val="none" w:sz="0" w:space="0" w:color="auto"/>
            <w:bottom w:val="none" w:sz="0" w:space="0" w:color="auto"/>
            <w:right w:val="none" w:sz="0" w:space="0" w:color="auto"/>
          </w:divBdr>
        </w:div>
      </w:divsChild>
    </w:div>
    <w:div w:id="242304921">
      <w:bodyDiv w:val="1"/>
      <w:marLeft w:val="0"/>
      <w:marRight w:val="0"/>
      <w:marTop w:val="0"/>
      <w:marBottom w:val="0"/>
      <w:divBdr>
        <w:top w:val="none" w:sz="0" w:space="0" w:color="auto"/>
        <w:left w:val="none" w:sz="0" w:space="0" w:color="auto"/>
        <w:bottom w:val="none" w:sz="0" w:space="0" w:color="auto"/>
        <w:right w:val="none" w:sz="0" w:space="0" w:color="auto"/>
      </w:divBdr>
      <w:divsChild>
        <w:div w:id="1962413851">
          <w:marLeft w:val="0"/>
          <w:marRight w:val="0"/>
          <w:marTop w:val="0"/>
          <w:marBottom w:val="0"/>
          <w:divBdr>
            <w:top w:val="none" w:sz="0" w:space="0" w:color="auto"/>
            <w:left w:val="none" w:sz="0" w:space="0" w:color="auto"/>
            <w:bottom w:val="none" w:sz="0" w:space="0" w:color="auto"/>
            <w:right w:val="none" w:sz="0" w:space="0" w:color="auto"/>
          </w:divBdr>
          <w:divsChild>
            <w:div w:id="954871154">
              <w:marLeft w:val="0"/>
              <w:marRight w:val="0"/>
              <w:marTop w:val="0"/>
              <w:marBottom w:val="0"/>
              <w:divBdr>
                <w:top w:val="none" w:sz="0" w:space="0" w:color="auto"/>
                <w:left w:val="none" w:sz="0" w:space="0" w:color="auto"/>
                <w:bottom w:val="none" w:sz="0" w:space="0" w:color="auto"/>
                <w:right w:val="none" w:sz="0" w:space="0" w:color="auto"/>
              </w:divBdr>
              <w:divsChild>
                <w:div w:id="2099250994">
                  <w:marLeft w:val="0"/>
                  <w:marRight w:val="0"/>
                  <w:marTop w:val="0"/>
                  <w:marBottom w:val="0"/>
                  <w:divBdr>
                    <w:top w:val="none" w:sz="0" w:space="0" w:color="auto"/>
                    <w:left w:val="none" w:sz="0" w:space="0" w:color="auto"/>
                    <w:bottom w:val="none" w:sz="0" w:space="0" w:color="auto"/>
                    <w:right w:val="none" w:sz="0" w:space="0" w:color="auto"/>
                  </w:divBdr>
                </w:div>
                <w:div w:id="598149325">
                  <w:marLeft w:val="0"/>
                  <w:marRight w:val="0"/>
                  <w:marTop w:val="0"/>
                  <w:marBottom w:val="0"/>
                  <w:divBdr>
                    <w:top w:val="none" w:sz="0" w:space="0" w:color="auto"/>
                    <w:left w:val="none" w:sz="0" w:space="0" w:color="auto"/>
                    <w:bottom w:val="none" w:sz="0" w:space="0" w:color="auto"/>
                    <w:right w:val="none" w:sz="0" w:space="0" w:color="auto"/>
                  </w:divBdr>
                  <w:divsChild>
                    <w:div w:id="1847860243">
                      <w:marLeft w:val="0"/>
                      <w:marRight w:val="0"/>
                      <w:marTop w:val="0"/>
                      <w:marBottom w:val="0"/>
                      <w:divBdr>
                        <w:top w:val="none" w:sz="0" w:space="0" w:color="auto"/>
                        <w:left w:val="none" w:sz="0" w:space="0" w:color="auto"/>
                        <w:bottom w:val="none" w:sz="0" w:space="0" w:color="auto"/>
                        <w:right w:val="none" w:sz="0" w:space="0" w:color="auto"/>
                      </w:divBdr>
                      <w:divsChild>
                        <w:div w:id="1472093730">
                          <w:marLeft w:val="0"/>
                          <w:marRight w:val="0"/>
                          <w:marTop w:val="0"/>
                          <w:marBottom w:val="0"/>
                          <w:divBdr>
                            <w:top w:val="none" w:sz="0" w:space="0" w:color="auto"/>
                            <w:left w:val="none" w:sz="0" w:space="0" w:color="auto"/>
                            <w:bottom w:val="none" w:sz="0" w:space="0" w:color="auto"/>
                            <w:right w:val="none" w:sz="0" w:space="0" w:color="auto"/>
                          </w:divBdr>
                          <w:divsChild>
                            <w:div w:id="4144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729343">
      <w:bodyDiv w:val="1"/>
      <w:marLeft w:val="0"/>
      <w:marRight w:val="0"/>
      <w:marTop w:val="0"/>
      <w:marBottom w:val="0"/>
      <w:divBdr>
        <w:top w:val="none" w:sz="0" w:space="0" w:color="auto"/>
        <w:left w:val="none" w:sz="0" w:space="0" w:color="auto"/>
        <w:bottom w:val="none" w:sz="0" w:space="0" w:color="auto"/>
        <w:right w:val="none" w:sz="0" w:space="0" w:color="auto"/>
      </w:divBdr>
      <w:divsChild>
        <w:div w:id="1805267474">
          <w:marLeft w:val="0"/>
          <w:marRight w:val="0"/>
          <w:marTop w:val="0"/>
          <w:marBottom w:val="0"/>
          <w:divBdr>
            <w:top w:val="none" w:sz="0" w:space="0" w:color="auto"/>
            <w:left w:val="none" w:sz="0" w:space="0" w:color="auto"/>
            <w:bottom w:val="none" w:sz="0" w:space="0" w:color="auto"/>
            <w:right w:val="none" w:sz="0" w:space="0" w:color="auto"/>
          </w:divBdr>
        </w:div>
        <w:div w:id="2102993855">
          <w:marLeft w:val="0"/>
          <w:marRight w:val="0"/>
          <w:marTop w:val="0"/>
          <w:marBottom w:val="0"/>
          <w:divBdr>
            <w:top w:val="none" w:sz="0" w:space="0" w:color="auto"/>
            <w:left w:val="none" w:sz="0" w:space="0" w:color="auto"/>
            <w:bottom w:val="none" w:sz="0" w:space="0" w:color="auto"/>
            <w:right w:val="none" w:sz="0" w:space="0" w:color="auto"/>
          </w:divBdr>
        </w:div>
        <w:div w:id="2028671018">
          <w:marLeft w:val="0"/>
          <w:marRight w:val="0"/>
          <w:marTop w:val="0"/>
          <w:marBottom w:val="0"/>
          <w:divBdr>
            <w:top w:val="none" w:sz="0" w:space="0" w:color="auto"/>
            <w:left w:val="none" w:sz="0" w:space="0" w:color="auto"/>
            <w:bottom w:val="none" w:sz="0" w:space="0" w:color="auto"/>
            <w:right w:val="none" w:sz="0" w:space="0" w:color="auto"/>
          </w:divBdr>
        </w:div>
      </w:divsChild>
    </w:div>
    <w:div w:id="356855209">
      <w:bodyDiv w:val="1"/>
      <w:marLeft w:val="0"/>
      <w:marRight w:val="0"/>
      <w:marTop w:val="0"/>
      <w:marBottom w:val="0"/>
      <w:divBdr>
        <w:top w:val="none" w:sz="0" w:space="0" w:color="auto"/>
        <w:left w:val="none" w:sz="0" w:space="0" w:color="auto"/>
        <w:bottom w:val="none" w:sz="0" w:space="0" w:color="auto"/>
        <w:right w:val="none" w:sz="0" w:space="0" w:color="auto"/>
      </w:divBdr>
      <w:divsChild>
        <w:div w:id="1141507510">
          <w:marLeft w:val="0"/>
          <w:marRight w:val="0"/>
          <w:marTop w:val="0"/>
          <w:marBottom w:val="0"/>
          <w:divBdr>
            <w:top w:val="none" w:sz="0" w:space="0" w:color="auto"/>
            <w:left w:val="none" w:sz="0" w:space="0" w:color="auto"/>
            <w:bottom w:val="none" w:sz="0" w:space="0" w:color="auto"/>
            <w:right w:val="none" w:sz="0" w:space="0" w:color="auto"/>
          </w:divBdr>
          <w:divsChild>
            <w:div w:id="19532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7692">
      <w:bodyDiv w:val="1"/>
      <w:marLeft w:val="0"/>
      <w:marRight w:val="0"/>
      <w:marTop w:val="0"/>
      <w:marBottom w:val="0"/>
      <w:divBdr>
        <w:top w:val="none" w:sz="0" w:space="0" w:color="auto"/>
        <w:left w:val="none" w:sz="0" w:space="0" w:color="auto"/>
        <w:bottom w:val="none" w:sz="0" w:space="0" w:color="auto"/>
        <w:right w:val="none" w:sz="0" w:space="0" w:color="auto"/>
      </w:divBdr>
      <w:divsChild>
        <w:div w:id="158011821">
          <w:marLeft w:val="0"/>
          <w:marRight w:val="0"/>
          <w:marTop w:val="0"/>
          <w:marBottom w:val="0"/>
          <w:divBdr>
            <w:top w:val="none" w:sz="0" w:space="0" w:color="auto"/>
            <w:left w:val="none" w:sz="0" w:space="0" w:color="auto"/>
            <w:bottom w:val="none" w:sz="0" w:space="0" w:color="auto"/>
            <w:right w:val="none" w:sz="0" w:space="0" w:color="auto"/>
          </w:divBdr>
        </w:div>
        <w:div w:id="556480351">
          <w:marLeft w:val="0"/>
          <w:marRight w:val="0"/>
          <w:marTop w:val="0"/>
          <w:marBottom w:val="0"/>
          <w:divBdr>
            <w:top w:val="none" w:sz="0" w:space="0" w:color="auto"/>
            <w:left w:val="none" w:sz="0" w:space="0" w:color="auto"/>
            <w:bottom w:val="none" w:sz="0" w:space="0" w:color="auto"/>
            <w:right w:val="none" w:sz="0" w:space="0" w:color="auto"/>
          </w:divBdr>
        </w:div>
        <w:div w:id="1503593008">
          <w:marLeft w:val="0"/>
          <w:marRight w:val="0"/>
          <w:marTop w:val="0"/>
          <w:marBottom w:val="0"/>
          <w:divBdr>
            <w:top w:val="none" w:sz="0" w:space="0" w:color="auto"/>
            <w:left w:val="none" w:sz="0" w:space="0" w:color="auto"/>
            <w:bottom w:val="none" w:sz="0" w:space="0" w:color="auto"/>
            <w:right w:val="none" w:sz="0" w:space="0" w:color="auto"/>
          </w:divBdr>
        </w:div>
      </w:divsChild>
    </w:div>
    <w:div w:id="548807545">
      <w:bodyDiv w:val="1"/>
      <w:marLeft w:val="0"/>
      <w:marRight w:val="0"/>
      <w:marTop w:val="0"/>
      <w:marBottom w:val="0"/>
      <w:divBdr>
        <w:top w:val="none" w:sz="0" w:space="0" w:color="auto"/>
        <w:left w:val="none" w:sz="0" w:space="0" w:color="auto"/>
        <w:bottom w:val="none" w:sz="0" w:space="0" w:color="auto"/>
        <w:right w:val="none" w:sz="0" w:space="0" w:color="auto"/>
      </w:divBdr>
      <w:divsChild>
        <w:div w:id="468015228">
          <w:marLeft w:val="0"/>
          <w:marRight w:val="0"/>
          <w:marTop w:val="0"/>
          <w:marBottom w:val="0"/>
          <w:divBdr>
            <w:top w:val="none" w:sz="0" w:space="0" w:color="auto"/>
            <w:left w:val="none" w:sz="0" w:space="0" w:color="auto"/>
            <w:bottom w:val="none" w:sz="0" w:space="0" w:color="auto"/>
            <w:right w:val="none" w:sz="0" w:space="0" w:color="auto"/>
          </w:divBdr>
        </w:div>
      </w:divsChild>
    </w:div>
    <w:div w:id="565073320">
      <w:bodyDiv w:val="1"/>
      <w:marLeft w:val="0"/>
      <w:marRight w:val="0"/>
      <w:marTop w:val="0"/>
      <w:marBottom w:val="0"/>
      <w:divBdr>
        <w:top w:val="none" w:sz="0" w:space="0" w:color="auto"/>
        <w:left w:val="none" w:sz="0" w:space="0" w:color="auto"/>
        <w:bottom w:val="none" w:sz="0" w:space="0" w:color="auto"/>
        <w:right w:val="none" w:sz="0" w:space="0" w:color="auto"/>
      </w:divBdr>
      <w:divsChild>
        <w:div w:id="396244293">
          <w:marLeft w:val="0"/>
          <w:marRight w:val="0"/>
          <w:marTop w:val="0"/>
          <w:marBottom w:val="0"/>
          <w:divBdr>
            <w:top w:val="none" w:sz="0" w:space="0" w:color="auto"/>
            <w:left w:val="none" w:sz="0" w:space="0" w:color="auto"/>
            <w:bottom w:val="none" w:sz="0" w:space="0" w:color="auto"/>
            <w:right w:val="none" w:sz="0" w:space="0" w:color="auto"/>
          </w:divBdr>
        </w:div>
        <w:div w:id="818379071">
          <w:marLeft w:val="0"/>
          <w:marRight w:val="0"/>
          <w:marTop w:val="0"/>
          <w:marBottom w:val="0"/>
          <w:divBdr>
            <w:top w:val="none" w:sz="0" w:space="0" w:color="auto"/>
            <w:left w:val="none" w:sz="0" w:space="0" w:color="auto"/>
            <w:bottom w:val="none" w:sz="0" w:space="0" w:color="auto"/>
            <w:right w:val="none" w:sz="0" w:space="0" w:color="auto"/>
          </w:divBdr>
        </w:div>
      </w:divsChild>
    </w:div>
    <w:div w:id="585920176">
      <w:bodyDiv w:val="1"/>
      <w:marLeft w:val="0"/>
      <w:marRight w:val="0"/>
      <w:marTop w:val="0"/>
      <w:marBottom w:val="0"/>
      <w:divBdr>
        <w:top w:val="none" w:sz="0" w:space="0" w:color="auto"/>
        <w:left w:val="none" w:sz="0" w:space="0" w:color="auto"/>
        <w:bottom w:val="none" w:sz="0" w:space="0" w:color="auto"/>
        <w:right w:val="none" w:sz="0" w:space="0" w:color="auto"/>
      </w:divBdr>
      <w:divsChild>
        <w:div w:id="1266890797">
          <w:marLeft w:val="0"/>
          <w:marRight w:val="0"/>
          <w:marTop w:val="0"/>
          <w:marBottom w:val="0"/>
          <w:divBdr>
            <w:top w:val="none" w:sz="0" w:space="0" w:color="auto"/>
            <w:left w:val="none" w:sz="0" w:space="0" w:color="auto"/>
            <w:bottom w:val="none" w:sz="0" w:space="0" w:color="auto"/>
            <w:right w:val="none" w:sz="0" w:space="0" w:color="auto"/>
          </w:divBdr>
        </w:div>
        <w:div w:id="1019549410">
          <w:marLeft w:val="0"/>
          <w:marRight w:val="0"/>
          <w:marTop w:val="0"/>
          <w:marBottom w:val="0"/>
          <w:divBdr>
            <w:top w:val="none" w:sz="0" w:space="0" w:color="auto"/>
            <w:left w:val="none" w:sz="0" w:space="0" w:color="auto"/>
            <w:bottom w:val="none" w:sz="0" w:space="0" w:color="auto"/>
            <w:right w:val="none" w:sz="0" w:space="0" w:color="auto"/>
          </w:divBdr>
        </w:div>
        <w:div w:id="1814907058">
          <w:marLeft w:val="0"/>
          <w:marRight w:val="0"/>
          <w:marTop w:val="0"/>
          <w:marBottom w:val="0"/>
          <w:divBdr>
            <w:top w:val="none" w:sz="0" w:space="0" w:color="auto"/>
            <w:left w:val="none" w:sz="0" w:space="0" w:color="auto"/>
            <w:bottom w:val="none" w:sz="0" w:space="0" w:color="auto"/>
            <w:right w:val="none" w:sz="0" w:space="0" w:color="auto"/>
          </w:divBdr>
        </w:div>
        <w:div w:id="33621444">
          <w:marLeft w:val="0"/>
          <w:marRight w:val="0"/>
          <w:marTop w:val="0"/>
          <w:marBottom w:val="0"/>
          <w:divBdr>
            <w:top w:val="none" w:sz="0" w:space="0" w:color="auto"/>
            <w:left w:val="none" w:sz="0" w:space="0" w:color="auto"/>
            <w:bottom w:val="none" w:sz="0" w:space="0" w:color="auto"/>
            <w:right w:val="none" w:sz="0" w:space="0" w:color="auto"/>
          </w:divBdr>
        </w:div>
      </w:divsChild>
    </w:div>
    <w:div w:id="592277148">
      <w:bodyDiv w:val="1"/>
      <w:marLeft w:val="0"/>
      <w:marRight w:val="0"/>
      <w:marTop w:val="0"/>
      <w:marBottom w:val="0"/>
      <w:divBdr>
        <w:top w:val="none" w:sz="0" w:space="0" w:color="auto"/>
        <w:left w:val="none" w:sz="0" w:space="0" w:color="auto"/>
        <w:bottom w:val="none" w:sz="0" w:space="0" w:color="auto"/>
        <w:right w:val="none" w:sz="0" w:space="0" w:color="auto"/>
      </w:divBdr>
      <w:divsChild>
        <w:div w:id="1374889131">
          <w:marLeft w:val="0"/>
          <w:marRight w:val="0"/>
          <w:marTop w:val="0"/>
          <w:marBottom w:val="0"/>
          <w:divBdr>
            <w:top w:val="none" w:sz="0" w:space="0" w:color="auto"/>
            <w:left w:val="none" w:sz="0" w:space="0" w:color="auto"/>
            <w:bottom w:val="none" w:sz="0" w:space="0" w:color="auto"/>
            <w:right w:val="none" w:sz="0" w:space="0" w:color="auto"/>
          </w:divBdr>
          <w:divsChild>
            <w:div w:id="1610820965">
              <w:marLeft w:val="0"/>
              <w:marRight w:val="0"/>
              <w:marTop w:val="0"/>
              <w:marBottom w:val="0"/>
              <w:divBdr>
                <w:top w:val="none" w:sz="0" w:space="0" w:color="auto"/>
                <w:left w:val="none" w:sz="0" w:space="0" w:color="auto"/>
                <w:bottom w:val="none" w:sz="0" w:space="0" w:color="auto"/>
                <w:right w:val="none" w:sz="0" w:space="0" w:color="auto"/>
              </w:divBdr>
            </w:div>
            <w:div w:id="557866550">
              <w:marLeft w:val="0"/>
              <w:marRight w:val="0"/>
              <w:marTop w:val="0"/>
              <w:marBottom w:val="0"/>
              <w:divBdr>
                <w:top w:val="none" w:sz="0" w:space="0" w:color="auto"/>
                <w:left w:val="none" w:sz="0" w:space="0" w:color="auto"/>
                <w:bottom w:val="none" w:sz="0" w:space="0" w:color="auto"/>
                <w:right w:val="none" w:sz="0" w:space="0" w:color="auto"/>
              </w:divBdr>
            </w:div>
          </w:divsChild>
        </w:div>
        <w:div w:id="1366831855">
          <w:marLeft w:val="0"/>
          <w:marRight w:val="0"/>
          <w:marTop w:val="0"/>
          <w:marBottom w:val="0"/>
          <w:divBdr>
            <w:top w:val="none" w:sz="0" w:space="0" w:color="auto"/>
            <w:left w:val="none" w:sz="0" w:space="0" w:color="auto"/>
            <w:bottom w:val="none" w:sz="0" w:space="0" w:color="auto"/>
            <w:right w:val="none" w:sz="0" w:space="0" w:color="auto"/>
          </w:divBdr>
        </w:div>
      </w:divsChild>
    </w:div>
    <w:div w:id="719472772">
      <w:bodyDiv w:val="1"/>
      <w:marLeft w:val="0"/>
      <w:marRight w:val="0"/>
      <w:marTop w:val="0"/>
      <w:marBottom w:val="0"/>
      <w:divBdr>
        <w:top w:val="none" w:sz="0" w:space="0" w:color="auto"/>
        <w:left w:val="none" w:sz="0" w:space="0" w:color="auto"/>
        <w:bottom w:val="none" w:sz="0" w:space="0" w:color="auto"/>
        <w:right w:val="none" w:sz="0" w:space="0" w:color="auto"/>
      </w:divBdr>
      <w:divsChild>
        <w:div w:id="1463695450">
          <w:marLeft w:val="0"/>
          <w:marRight w:val="0"/>
          <w:marTop w:val="0"/>
          <w:marBottom w:val="0"/>
          <w:divBdr>
            <w:top w:val="none" w:sz="0" w:space="0" w:color="auto"/>
            <w:left w:val="none" w:sz="0" w:space="0" w:color="auto"/>
            <w:bottom w:val="none" w:sz="0" w:space="0" w:color="auto"/>
            <w:right w:val="none" w:sz="0" w:space="0" w:color="auto"/>
          </w:divBdr>
        </w:div>
        <w:div w:id="753745051">
          <w:marLeft w:val="0"/>
          <w:marRight w:val="0"/>
          <w:marTop w:val="0"/>
          <w:marBottom w:val="0"/>
          <w:divBdr>
            <w:top w:val="none" w:sz="0" w:space="0" w:color="auto"/>
            <w:left w:val="none" w:sz="0" w:space="0" w:color="auto"/>
            <w:bottom w:val="none" w:sz="0" w:space="0" w:color="auto"/>
            <w:right w:val="none" w:sz="0" w:space="0" w:color="auto"/>
          </w:divBdr>
        </w:div>
      </w:divsChild>
    </w:div>
    <w:div w:id="785126844">
      <w:bodyDiv w:val="1"/>
      <w:marLeft w:val="0"/>
      <w:marRight w:val="0"/>
      <w:marTop w:val="0"/>
      <w:marBottom w:val="0"/>
      <w:divBdr>
        <w:top w:val="none" w:sz="0" w:space="0" w:color="auto"/>
        <w:left w:val="none" w:sz="0" w:space="0" w:color="auto"/>
        <w:bottom w:val="none" w:sz="0" w:space="0" w:color="auto"/>
        <w:right w:val="none" w:sz="0" w:space="0" w:color="auto"/>
      </w:divBdr>
      <w:divsChild>
        <w:div w:id="385298600">
          <w:marLeft w:val="0"/>
          <w:marRight w:val="0"/>
          <w:marTop w:val="0"/>
          <w:marBottom w:val="0"/>
          <w:divBdr>
            <w:top w:val="none" w:sz="0" w:space="0" w:color="auto"/>
            <w:left w:val="none" w:sz="0" w:space="0" w:color="auto"/>
            <w:bottom w:val="none" w:sz="0" w:space="0" w:color="auto"/>
            <w:right w:val="none" w:sz="0" w:space="0" w:color="auto"/>
          </w:divBdr>
        </w:div>
        <w:div w:id="1000423715">
          <w:marLeft w:val="0"/>
          <w:marRight w:val="0"/>
          <w:marTop w:val="0"/>
          <w:marBottom w:val="0"/>
          <w:divBdr>
            <w:top w:val="none" w:sz="0" w:space="0" w:color="auto"/>
            <w:left w:val="none" w:sz="0" w:space="0" w:color="auto"/>
            <w:bottom w:val="none" w:sz="0" w:space="0" w:color="auto"/>
            <w:right w:val="none" w:sz="0" w:space="0" w:color="auto"/>
          </w:divBdr>
        </w:div>
        <w:div w:id="2003700130">
          <w:marLeft w:val="0"/>
          <w:marRight w:val="0"/>
          <w:marTop w:val="0"/>
          <w:marBottom w:val="0"/>
          <w:divBdr>
            <w:top w:val="none" w:sz="0" w:space="0" w:color="auto"/>
            <w:left w:val="none" w:sz="0" w:space="0" w:color="auto"/>
            <w:bottom w:val="none" w:sz="0" w:space="0" w:color="auto"/>
            <w:right w:val="none" w:sz="0" w:space="0" w:color="auto"/>
          </w:divBdr>
        </w:div>
        <w:div w:id="695272515">
          <w:marLeft w:val="0"/>
          <w:marRight w:val="0"/>
          <w:marTop w:val="0"/>
          <w:marBottom w:val="0"/>
          <w:divBdr>
            <w:top w:val="none" w:sz="0" w:space="0" w:color="auto"/>
            <w:left w:val="none" w:sz="0" w:space="0" w:color="auto"/>
            <w:bottom w:val="none" w:sz="0" w:space="0" w:color="auto"/>
            <w:right w:val="none" w:sz="0" w:space="0" w:color="auto"/>
          </w:divBdr>
        </w:div>
      </w:divsChild>
    </w:div>
    <w:div w:id="1056851910">
      <w:bodyDiv w:val="1"/>
      <w:marLeft w:val="0"/>
      <w:marRight w:val="0"/>
      <w:marTop w:val="0"/>
      <w:marBottom w:val="0"/>
      <w:divBdr>
        <w:top w:val="none" w:sz="0" w:space="0" w:color="auto"/>
        <w:left w:val="none" w:sz="0" w:space="0" w:color="auto"/>
        <w:bottom w:val="none" w:sz="0" w:space="0" w:color="auto"/>
        <w:right w:val="none" w:sz="0" w:space="0" w:color="auto"/>
      </w:divBdr>
      <w:divsChild>
        <w:div w:id="396561263">
          <w:marLeft w:val="0"/>
          <w:marRight w:val="0"/>
          <w:marTop w:val="0"/>
          <w:marBottom w:val="0"/>
          <w:divBdr>
            <w:top w:val="none" w:sz="0" w:space="0" w:color="auto"/>
            <w:left w:val="none" w:sz="0" w:space="0" w:color="auto"/>
            <w:bottom w:val="none" w:sz="0" w:space="0" w:color="auto"/>
            <w:right w:val="none" w:sz="0" w:space="0" w:color="auto"/>
          </w:divBdr>
          <w:divsChild>
            <w:div w:id="5032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0875">
      <w:bodyDiv w:val="1"/>
      <w:marLeft w:val="0"/>
      <w:marRight w:val="0"/>
      <w:marTop w:val="0"/>
      <w:marBottom w:val="0"/>
      <w:divBdr>
        <w:top w:val="none" w:sz="0" w:space="0" w:color="auto"/>
        <w:left w:val="none" w:sz="0" w:space="0" w:color="auto"/>
        <w:bottom w:val="none" w:sz="0" w:space="0" w:color="auto"/>
        <w:right w:val="none" w:sz="0" w:space="0" w:color="auto"/>
      </w:divBdr>
      <w:divsChild>
        <w:div w:id="1885557199">
          <w:marLeft w:val="0"/>
          <w:marRight w:val="0"/>
          <w:marTop w:val="0"/>
          <w:marBottom w:val="0"/>
          <w:divBdr>
            <w:top w:val="none" w:sz="0" w:space="0" w:color="auto"/>
            <w:left w:val="none" w:sz="0" w:space="0" w:color="auto"/>
            <w:bottom w:val="none" w:sz="0" w:space="0" w:color="auto"/>
            <w:right w:val="none" w:sz="0" w:space="0" w:color="auto"/>
          </w:divBdr>
        </w:div>
        <w:div w:id="308099650">
          <w:marLeft w:val="0"/>
          <w:marRight w:val="0"/>
          <w:marTop w:val="0"/>
          <w:marBottom w:val="0"/>
          <w:divBdr>
            <w:top w:val="none" w:sz="0" w:space="0" w:color="auto"/>
            <w:left w:val="none" w:sz="0" w:space="0" w:color="auto"/>
            <w:bottom w:val="none" w:sz="0" w:space="0" w:color="auto"/>
            <w:right w:val="none" w:sz="0" w:space="0" w:color="auto"/>
          </w:divBdr>
        </w:div>
        <w:div w:id="350880847">
          <w:marLeft w:val="0"/>
          <w:marRight w:val="0"/>
          <w:marTop w:val="0"/>
          <w:marBottom w:val="0"/>
          <w:divBdr>
            <w:top w:val="none" w:sz="0" w:space="0" w:color="auto"/>
            <w:left w:val="none" w:sz="0" w:space="0" w:color="auto"/>
            <w:bottom w:val="none" w:sz="0" w:space="0" w:color="auto"/>
            <w:right w:val="none" w:sz="0" w:space="0" w:color="auto"/>
          </w:divBdr>
        </w:div>
        <w:div w:id="1440880931">
          <w:marLeft w:val="0"/>
          <w:marRight w:val="0"/>
          <w:marTop w:val="0"/>
          <w:marBottom w:val="0"/>
          <w:divBdr>
            <w:top w:val="none" w:sz="0" w:space="0" w:color="auto"/>
            <w:left w:val="none" w:sz="0" w:space="0" w:color="auto"/>
            <w:bottom w:val="none" w:sz="0" w:space="0" w:color="auto"/>
            <w:right w:val="none" w:sz="0" w:space="0" w:color="auto"/>
          </w:divBdr>
        </w:div>
        <w:div w:id="1711614315">
          <w:marLeft w:val="0"/>
          <w:marRight w:val="0"/>
          <w:marTop w:val="0"/>
          <w:marBottom w:val="0"/>
          <w:divBdr>
            <w:top w:val="none" w:sz="0" w:space="0" w:color="auto"/>
            <w:left w:val="none" w:sz="0" w:space="0" w:color="auto"/>
            <w:bottom w:val="none" w:sz="0" w:space="0" w:color="auto"/>
            <w:right w:val="none" w:sz="0" w:space="0" w:color="auto"/>
          </w:divBdr>
        </w:div>
        <w:div w:id="125323074">
          <w:marLeft w:val="0"/>
          <w:marRight w:val="0"/>
          <w:marTop w:val="0"/>
          <w:marBottom w:val="0"/>
          <w:divBdr>
            <w:top w:val="none" w:sz="0" w:space="0" w:color="auto"/>
            <w:left w:val="none" w:sz="0" w:space="0" w:color="auto"/>
            <w:bottom w:val="none" w:sz="0" w:space="0" w:color="auto"/>
            <w:right w:val="none" w:sz="0" w:space="0" w:color="auto"/>
          </w:divBdr>
        </w:div>
        <w:div w:id="1557816172">
          <w:marLeft w:val="0"/>
          <w:marRight w:val="0"/>
          <w:marTop w:val="0"/>
          <w:marBottom w:val="0"/>
          <w:divBdr>
            <w:top w:val="none" w:sz="0" w:space="0" w:color="auto"/>
            <w:left w:val="none" w:sz="0" w:space="0" w:color="auto"/>
            <w:bottom w:val="none" w:sz="0" w:space="0" w:color="auto"/>
            <w:right w:val="none" w:sz="0" w:space="0" w:color="auto"/>
          </w:divBdr>
        </w:div>
      </w:divsChild>
    </w:div>
    <w:div w:id="1153522712">
      <w:bodyDiv w:val="1"/>
      <w:marLeft w:val="0"/>
      <w:marRight w:val="0"/>
      <w:marTop w:val="0"/>
      <w:marBottom w:val="0"/>
      <w:divBdr>
        <w:top w:val="none" w:sz="0" w:space="0" w:color="auto"/>
        <w:left w:val="none" w:sz="0" w:space="0" w:color="auto"/>
        <w:bottom w:val="none" w:sz="0" w:space="0" w:color="auto"/>
        <w:right w:val="none" w:sz="0" w:space="0" w:color="auto"/>
      </w:divBdr>
      <w:divsChild>
        <w:div w:id="1721904606">
          <w:marLeft w:val="0"/>
          <w:marRight w:val="0"/>
          <w:marTop w:val="0"/>
          <w:marBottom w:val="0"/>
          <w:divBdr>
            <w:top w:val="none" w:sz="0" w:space="0" w:color="auto"/>
            <w:left w:val="none" w:sz="0" w:space="0" w:color="auto"/>
            <w:bottom w:val="none" w:sz="0" w:space="0" w:color="auto"/>
            <w:right w:val="none" w:sz="0" w:space="0" w:color="auto"/>
          </w:divBdr>
        </w:div>
        <w:div w:id="910966400">
          <w:marLeft w:val="0"/>
          <w:marRight w:val="0"/>
          <w:marTop w:val="0"/>
          <w:marBottom w:val="0"/>
          <w:divBdr>
            <w:top w:val="none" w:sz="0" w:space="0" w:color="auto"/>
            <w:left w:val="none" w:sz="0" w:space="0" w:color="auto"/>
            <w:bottom w:val="none" w:sz="0" w:space="0" w:color="auto"/>
            <w:right w:val="none" w:sz="0" w:space="0" w:color="auto"/>
          </w:divBdr>
        </w:div>
        <w:div w:id="1545364580">
          <w:marLeft w:val="0"/>
          <w:marRight w:val="0"/>
          <w:marTop w:val="0"/>
          <w:marBottom w:val="0"/>
          <w:divBdr>
            <w:top w:val="none" w:sz="0" w:space="0" w:color="auto"/>
            <w:left w:val="none" w:sz="0" w:space="0" w:color="auto"/>
            <w:bottom w:val="none" w:sz="0" w:space="0" w:color="auto"/>
            <w:right w:val="none" w:sz="0" w:space="0" w:color="auto"/>
          </w:divBdr>
        </w:div>
      </w:divsChild>
    </w:div>
    <w:div w:id="1176992077">
      <w:bodyDiv w:val="1"/>
      <w:marLeft w:val="0"/>
      <w:marRight w:val="0"/>
      <w:marTop w:val="0"/>
      <w:marBottom w:val="0"/>
      <w:divBdr>
        <w:top w:val="none" w:sz="0" w:space="0" w:color="auto"/>
        <w:left w:val="none" w:sz="0" w:space="0" w:color="auto"/>
        <w:bottom w:val="none" w:sz="0" w:space="0" w:color="auto"/>
        <w:right w:val="none" w:sz="0" w:space="0" w:color="auto"/>
      </w:divBdr>
      <w:divsChild>
        <w:div w:id="1588223474">
          <w:marLeft w:val="0"/>
          <w:marRight w:val="0"/>
          <w:marTop w:val="0"/>
          <w:marBottom w:val="0"/>
          <w:divBdr>
            <w:top w:val="none" w:sz="0" w:space="0" w:color="auto"/>
            <w:left w:val="none" w:sz="0" w:space="0" w:color="auto"/>
            <w:bottom w:val="none" w:sz="0" w:space="0" w:color="auto"/>
            <w:right w:val="none" w:sz="0" w:space="0" w:color="auto"/>
          </w:divBdr>
        </w:div>
        <w:div w:id="613099063">
          <w:marLeft w:val="0"/>
          <w:marRight w:val="0"/>
          <w:marTop w:val="0"/>
          <w:marBottom w:val="0"/>
          <w:divBdr>
            <w:top w:val="none" w:sz="0" w:space="0" w:color="auto"/>
            <w:left w:val="none" w:sz="0" w:space="0" w:color="auto"/>
            <w:bottom w:val="none" w:sz="0" w:space="0" w:color="auto"/>
            <w:right w:val="none" w:sz="0" w:space="0" w:color="auto"/>
          </w:divBdr>
        </w:div>
        <w:div w:id="751387966">
          <w:marLeft w:val="0"/>
          <w:marRight w:val="0"/>
          <w:marTop w:val="0"/>
          <w:marBottom w:val="0"/>
          <w:divBdr>
            <w:top w:val="none" w:sz="0" w:space="0" w:color="auto"/>
            <w:left w:val="none" w:sz="0" w:space="0" w:color="auto"/>
            <w:bottom w:val="none" w:sz="0" w:space="0" w:color="auto"/>
            <w:right w:val="none" w:sz="0" w:space="0" w:color="auto"/>
          </w:divBdr>
        </w:div>
        <w:div w:id="108428542">
          <w:marLeft w:val="0"/>
          <w:marRight w:val="0"/>
          <w:marTop w:val="0"/>
          <w:marBottom w:val="0"/>
          <w:divBdr>
            <w:top w:val="none" w:sz="0" w:space="0" w:color="auto"/>
            <w:left w:val="none" w:sz="0" w:space="0" w:color="auto"/>
            <w:bottom w:val="none" w:sz="0" w:space="0" w:color="auto"/>
            <w:right w:val="none" w:sz="0" w:space="0" w:color="auto"/>
          </w:divBdr>
        </w:div>
      </w:divsChild>
    </w:div>
    <w:div w:id="1179588325">
      <w:bodyDiv w:val="1"/>
      <w:marLeft w:val="0"/>
      <w:marRight w:val="0"/>
      <w:marTop w:val="0"/>
      <w:marBottom w:val="0"/>
      <w:divBdr>
        <w:top w:val="none" w:sz="0" w:space="0" w:color="auto"/>
        <w:left w:val="none" w:sz="0" w:space="0" w:color="auto"/>
        <w:bottom w:val="none" w:sz="0" w:space="0" w:color="auto"/>
        <w:right w:val="none" w:sz="0" w:space="0" w:color="auto"/>
      </w:divBdr>
      <w:divsChild>
        <w:div w:id="678625329">
          <w:marLeft w:val="0"/>
          <w:marRight w:val="0"/>
          <w:marTop w:val="0"/>
          <w:marBottom w:val="0"/>
          <w:divBdr>
            <w:top w:val="none" w:sz="0" w:space="0" w:color="auto"/>
            <w:left w:val="none" w:sz="0" w:space="0" w:color="auto"/>
            <w:bottom w:val="none" w:sz="0" w:space="0" w:color="auto"/>
            <w:right w:val="none" w:sz="0" w:space="0" w:color="auto"/>
          </w:divBdr>
        </w:div>
        <w:div w:id="1325162437">
          <w:marLeft w:val="0"/>
          <w:marRight w:val="0"/>
          <w:marTop w:val="0"/>
          <w:marBottom w:val="0"/>
          <w:divBdr>
            <w:top w:val="none" w:sz="0" w:space="0" w:color="auto"/>
            <w:left w:val="none" w:sz="0" w:space="0" w:color="auto"/>
            <w:bottom w:val="none" w:sz="0" w:space="0" w:color="auto"/>
            <w:right w:val="none" w:sz="0" w:space="0" w:color="auto"/>
          </w:divBdr>
        </w:div>
        <w:div w:id="925453508">
          <w:marLeft w:val="0"/>
          <w:marRight w:val="0"/>
          <w:marTop w:val="0"/>
          <w:marBottom w:val="0"/>
          <w:divBdr>
            <w:top w:val="none" w:sz="0" w:space="0" w:color="auto"/>
            <w:left w:val="none" w:sz="0" w:space="0" w:color="auto"/>
            <w:bottom w:val="none" w:sz="0" w:space="0" w:color="auto"/>
            <w:right w:val="none" w:sz="0" w:space="0" w:color="auto"/>
          </w:divBdr>
        </w:div>
        <w:div w:id="1638292008">
          <w:marLeft w:val="0"/>
          <w:marRight w:val="0"/>
          <w:marTop w:val="0"/>
          <w:marBottom w:val="0"/>
          <w:divBdr>
            <w:top w:val="none" w:sz="0" w:space="0" w:color="auto"/>
            <w:left w:val="none" w:sz="0" w:space="0" w:color="auto"/>
            <w:bottom w:val="none" w:sz="0" w:space="0" w:color="auto"/>
            <w:right w:val="none" w:sz="0" w:space="0" w:color="auto"/>
          </w:divBdr>
        </w:div>
      </w:divsChild>
    </w:div>
    <w:div w:id="1191990532">
      <w:bodyDiv w:val="1"/>
      <w:marLeft w:val="0"/>
      <w:marRight w:val="0"/>
      <w:marTop w:val="0"/>
      <w:marBottom w:val="0"/>
      <w:divBdr>
        <w:top w:val="none" w:sz="0" w:space="0" w:color="auto"/>
        <w:left w:val="none" w:sz="0" w:space="0" w:color="auto"/>
        <w:bottom w:val="none" w:sz="0" w:space="0" w:color="auto"/>
        <w:right w:val="none" w:sz="0" w:space="0" w:color="auto"/>
      </w:divBdr>
      <w:divsChild>
        <w:div w:id="105853022">
          <w:marLeft w:val="0"/>
          <w:marRight w:val="0"/>
          <w:marTop w:val="0"/>
          <w:marBottom w:val="0"/>
          <w:divBdr>
            <w:top w:val="none" w:sz="0" w:space="0" w:color="auto"/>
            <w:left w:val="none" w:sz="0" w:space="0" w:color="auto"/>
            <w:bottom w:val="none" w:sz="0" w:space="0" w:color="auto"/>
            <w:right w:val="none" w:sz="0" w:space="0" w:color="auto"/>
          </w:divBdr>
        </w:div>
        <w:div w:id="269630038">
          <w:marLeft w:val="0"/>
          <w:marRight w:val="0"/>
          <w:marTop w:val="0"/>
          <w:marBottom w:val="0"/>
          <w:divBdr>
            <w:top w:val="none" w:sz="0" w:space="0" w:color="auto"/>
            <w:left w:val="none" w:sz="0" w:space="0" w:color="auto"/>
            <w:bottom w:val="none" w:sz="0" w:space="0" w:color="auto"/>
            <w:right w:val="none" w:sz="0" w:space="0" w:color="auto"/>
          </w:divBdr>
        </w:div>
        <w:div w:id="391805505">
          <w:marLeft w:val="0"/>
          <w:marRight w:val="0"/>
          <w:marTop w:val="0"/>
          <w:marBottom w:val="0"/>
          <w:divBdr>
            <w:top w:val="none" w:sz="0" w:space="0" w:color="auto"/>
            <w:left w:val="none" w:sz="0" w:space="0" w:color="auto"/>
            <w:bottom w:val="none" w:sz="0" w:space="0" w:color="auto"/>
            <w:right w:val="none" w:sz="0" w:space="0" w:color="auto"/>
          </w:divBdr>
        </w:div>
        <w:div w:id="1054617511">
          <w:marLeft w:val="0"/>
          <w:marRight w:val="0"/>
          <w:marTop w:val="0"/>
          <w:marBottom w:val="0"/>
          <w:divBdr>
            <w:top w:val="none" w:sz="0" w:space="0" w:color="auto"/>
            <w:left w:val="none" w:sz="0" w:space="0" w:color="auto"/>
            <w:bottom w:val="none" w:sz="0" w:space="0" w:color="auto"/>
            <w:right w:val="none" w:sz="0" w:space="0" w:color="auto"/>
          </w:divBdr>
        </w:div>
      </w:divsChild>
    </w:div>
    <w:div w:id="1218474998">
      <w:bodyDiv w:val="1"/>
      <w:marLeft w:val="0"/>
      <w:marRight w:val="0"/>
      <w:marTop w:val="0"/>
      <w:marBottom w:val="0"/>
      <w:divBdr>
        <w:top w:val="none" w:sz="0" w:space="0" w:color="auto"/>
        <w:left w:val="none" w:sz="0" w:space="0" w:color="auto"/>
        <w:bottom w:val="none" w:sz="0" w:space="0" w:color="auto"/>
        <w:right w:val="none" w:sz="0" w:space="0" w:color="auto"/>
      </w:divBdr>
      <w:divsChild>
        <w:div w:id="1632595007">
          <w:marLeft w:val="0"/>
          <w:marRight w:val="0"/>
          <w:marTop w:val="0"/>
          <w:marBottom w:val="0"/>
          <w:divBdr>
            <w:top w:val="none" w:sz="0" w:space="0" w:color="auto"/>
            <w:left w:val="none" w:sz="0" w:space="0" w:color="auto"/>
            <w:bottom w:val="none" w:sz="0" w:space="0" w:color="auto"/>
            <w:right w:val="none" w:sz="0" w:space="0" w:color="auto"/>
          </w:divBdr>
        </w:div>
        <w:div w:id="1709334700">
          <w:marLeft w:val="0"/>
          <w:marRight w:val="0"/>
          <w:marTop w:val="0"/>
          <w:marBottom w:val="0"/>
          <w:divBdr>
            <w:top w:val="none" w:sz="0" w:space="0" w:color="auto"/>
            <w:left w:val="none" w:sz="0" w:space="0" w:color="auto"/>
            <w:bottom w:val="none" w:sz="0" w:space="0" w:color="auto"/>
            <w:right w:val="none" w:sz="0" w:space="0" w:color="auto"/>
          </w:divBdr>
        </w:div>
      </w:divsChild>
    </w:div>
    <w:div w:id="1314408731">
      <w:bodyDiv w:val="1"/>
      <w:marLeft w:val="0"/>
      <w:marRight w:val="0"/>
      <w:marTop w:val="0"/>
      <w:marBottom w:val="0"/>
      <w:divBdr>
        <w:top w:val="none" w:sz="0" w:space="0" w:color="auto"/>
        <w:left w:val="none" w:sz="0" w:space="0" w:color="auto"/>
        <w:bottom w:val="none" w:sz="0" w:space="0" w:color="auto"/>
        <w:right w:val="none" w:sz="0" w:space="0" w:color="auto"/>
      </w:divBdr>
      <w:divsChild>
        <w:div w:id="750086371">
          <w:marLeft w:val="0"/>
          <w:marRight w:val="0"/>
          <w:marTop w:val="0"/>
          <w:marBottom w:val="0"/>
          <w:divBdr>
            <w:top w:val="none" w:sz="0" w:space="0" w:color="auto"/>
            <w:left w:val="none" w:sz="0" w:space="0" w:color="auto"/>
            <w:bottom w:val="none" w:sz="0" w:space="0" w:color="auto"/>
            <w:right w:val="none" w:sz="0" w:space="0" w:color="auto"/>
          </w:divBdr>
        </w:div>
        <w:div w:id="1455948090">
          <w:marLeft w:val="0"/>
          <w:marRight w:val="0"/>
          <w:marTop w:val="0"/>
          <w:marBottom w:val="0"/>
          <w:divBdr>
            <w:top w:val="none" w:sz="0" w:space="0" w:color="auto"/>
            <w:left w:val="none" w:sz="0" w:space="0" w:color="auto"/>
            <w:bottom w:val="none" w:sz="0" w:space="0" w:color="auto"/>
            <w:right w:val="none" w:sz="0" w:space="0" w:color="auto"/>
          </w:divBdr>
        </w:div>
        <w:div w:id="461114107">
          <w:marLeft w:val="0"/>
          <w:marRight w:val="0"/>
          <w:marTop w:val="0"/>
          <w:marBottom w:val="0"/>
          <w:divBdr>
            <w:top w:val="none" w:sz="0" w:space="0" w:color="auto"/>
            <w:left w:val="none" w:sz="0" w:space="0" w:color="auto"/>
            <w:bottom w:val="none" w:sz="0" w:space="0" w:color="auto"/>
            <w:right w:val="none" w:sz="0" w:space="0" w:color="auto"/>
          </w:divBdr>
        </w:div>
      </w:divsChild>
    </w:div>
    <w:div w:id="1569418692">
      <w:bodyDiv w:val="1"/>
      <w:marLeft w:val="0"/>
      <w:marRight w:val="0"/>
      <w:marTop w:val="0"/>
      <w:marBottom w:val="0"/>
      <w:divBdr>
        <w:top w:val="none" w:sz="0" w:space="0" w:color="auto"/>
        <w:left w:val="none" w:sz="0" w:space="0" w:color="auto"/>
        <w:bottom w:val="none" w:sz="0" w:space="0" w:color="auto"/>
        <w:right w:val="none" w:sz="0" w:space="0" w:color="auto"/>
      </w:divBdr>
      <w:divsChild>
        <w:div w:id="1775977163">
          <w:marLeft w:val="0"/>
          <w:marRight w:val="0"/>
          <w:marTop w:val="0"/>
          <w:marBottom w:val="0"/>
          <w:divBdr>
            <w:top w:val="none" w:sz="0" w:space="0" w:color="auto"/>
            <w:left w:val="none" w:sz="0" w:space="0" w:color="auto"/>
            <w:bottom w:val="none" w:sz="0" w:space="0" w:color="auto"/>
            <w:right w:val="none" w:sz="0" w:space="0" w:color="auto"/>
          </w:divBdr>
        </w:div>
        <w:div w:id="130514277">
          <w:marLeft w:val="0"/>
          <w:marRight w:val="0"/>
          <w:marTop w:val="0"/>
          <w:marBottom w:val="0"/>
          <w:divBdr>
            <w:top w:val="none" w:sz="0" w:space="0" w:color="auto"/>
            <w:left w:val="none" w:sz="0" w:space="0" w:color="auto"/>
            <w:bottom w:val="none" w:sz="0" w:space="0" w:color="auto"/>
            <w:right w:val="none" w:sz="0" w:space="0" w:color="auto"/>
          </w:divBdr>
        </w:div>
        <w:div w:id="670564916">
          <w:marLeft w:val="0"/>
          <w:marRight w:val="0"/>
          <w:marTop w:val="0"/>
          <w:marBottom w:val="0"/>
          <w:divBdr>
            <w:top w:val="none" w:sz="0" w:space="0" w:color="auto"/>
            <w:left w:val="none" w:sz="0" w:space="0" w:color="auto"/>
            <w:bottom w:val="none" w:sz="0" w:space="0" w:color="auto"/>
            <w:right w:val="none" w:sz="0" w:space="0" w:color="auto"/>
          </w:divBdr>
        </w:div>
        <w:div w:id="270860773">
          <w:marLeft w:val="0"/>
          <w:marRight w:val="0"/>
          <w:marTop w:val="0"/>
          <w:marBottom w:val="0"/>
          <w:divBdr>
            <w:top w:val="none" w:sz="0" w:space="0" w:color="auto"/>
            <w:left w:val="none" w:sz="0" w:space="0" w:color="auto"/>
            <w:bottom w:val="none" w:sz="0" w:space="0" w:color="auto"/>
            <w:right w:val="none" w:sz="0" w:space="0" w:color="auto"/>
          </w:divBdr>
        </w:div>
        <w:div w:id="1164391970">
          <w:marLeft w:val="0"/>
          <w:marRight w:val="0"/>
          <w:marTop w:val="0"/>
          <w:marBottom w:val="0"/>
          <w:divBdr>
            <w:top w:val="none" w:sz="0" w:space="0" w:color="auto"/>
            <w:left w:val="none" w:sz="0" w:space="0" w:color="auto"/>
            <w:bottom w:val="none" w:sz="0" w:space="0" w:color="auto"/>
            <w:right w:val="none" w:sz="0" w:space="0" w:color="auto"/>
          </w:divBdr>
        </w:div>
      </w:divsChild>
    </w:div>
    <w:div w:id="1676103809">
      <w:bodyDiv w:val="1"/>
      <w:marLeft w:val="0"/>
      <w:marRight w:val="0"/>
      <w:marTop w:val="0"/>
      <w:marBottom w:val="0"/>
      <w:divBdr>
        <w:top w:val="none" w:sz="0" w:space="0" w:color="auto"/>
        <w:left w:val="none" w:sz="0" w:space="0" w:color="auto"/>
        <w:bottom w:val="none" w:sz="0" w:space="0" w:color="auto"/>
        <w:right w:val="none" w:sz="0" w:space="0" w:color="auto"/>
      </w:divBdr>
      <w:divsChild>
        <w:div w:id="217475095">
          <w:marLeft w:val="0"/>
          <w:marRight w:val="0"/>
          <w:marTop w:val="0"/>
          <w:marBottom w:val="0"/>
          <w:divBdr>
            <w:top w:val="none" w:sz="0" w:space="0" w:color="auto"/>
            <w:left w:val="none" w:sz="0" w:space="0" w:color="auto"/>
            <w:bottom w:val="none" w:sz="0" w:space="0" w:color="auto"/>
            <w:right w:val="none" w:sz="0" w:space="0" w:color="auto"/>
          </w:divBdr>
          <w:divsChild>
            <w:div w:id="84573860">
              <w:marLeft w:val="0"/>
              <w:marRight w:val="0"/>
              <w:marTop w:val="0"/>
              <w:marBottom w:val="0"/>
              <w:divBdr>
                <w:top w:val="none" w:sz="0" w:space="0" w:color="auto"/>
                <w:left w:val="none" w:sz="0" w:space="0" w:color="auto"/>
                <w:bottom w:val="none" w:sz="0" w:space="0" w:color="auto"/>
                <w:right w:val="none" w:sz="0" w:space="0" w:color="auto"/>
              </w:divBdr>
              <w:divsChild>
                <w:div w:id="419451166">
                  <w:marLeft w:val="240"/>
                  <w:marRight w:val="0"/>
                  <w:marTop w:val="0"/>
                  <w:marBottom w:val="24"/>
                  <w:divBdr>
                    <w:top w:val="none" w:sz="0" w:space="0" w:color="auto"/>
                    <w:left w:val="none" w:sz="0" w:space="0" w:color="auto"/>
                    <w:bottom w:val="none" w:sz="0" w:space="0" w:color="auto"/>
                    <w:right w:val="none" w:sz="0" w:space="0" w:color="auto"/>
                  </w:divBdr>
                </w:div>
                <w:div w:id="895551315">
                  <w:marLeft w:val="240"/>
                  <w:marRight w:val="0"/>
                  <w:marTop w:val="0"/>
                  <w:marBottom w:val="24"/>
                  <w:divBdr>
                    <w:top w:val="none" w:sz="0" w:space="0" w:color="auto"/>
                    <w:left w:val="none" w:sz="0" w:space="0" w:color="auto"/>
                    <w:bottom w:val="none" w:sz="0" w:space="0" w:color="auto"/>
                    <w:right w:val="none" w:sz="0" w:space="0" w:color="auto"/>
                  </w:divBdr>
                </w:div>
              </w:divsChild>
            </w:div>
          </w:divsChild>
        </w:div>
      </w:divsChild>
    </w:div>
    <w:div w:id="1831171838">
      <w:bodyDiv w:val="1"/>
      <w:marLeft w:val="0"/>
      <w:marRight w:val="0"/>
      <w:marTop w:val="0"/>
      <w:marBottom w:val="0"/>
      <w:divBdr>
        <w:top w:val="none" w:sz="0" w:space="0" w:color="auto"/>
        <w:left w:val="none" w:sz="0" w:space="0" w:color="auto"/>
        <w:bottom w:val="none" w:sz="0" w:space="0" w:color="auto"/>
        <w:right w:val="none" w:sz="0" w:space="0" w:color="auto"/>
      </w:divBdr>
      <w:divsChild>
        <w:div w:id="279922543">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sChild>
    </w:div>
    <w:div w:id="1839223894">
      <w:bodyDiv w:val="1"/>
      <w:marLeft w:val="0"/>
      <w:marRight w:val="0"/>
      <w:marTop w:val="0"/>
      <w:marBottom w:val="0"/>
      <w:divBdr>
        <w:top w:val="none" w:sz="0" w:space="0" w:color="auto"/>
        <w:left w:val="none" w:sz="0" w:space="0" w:color="auto"/>
        <w:bottom w:val="none" w:sz="0" w:space="0" w:color="auto"/>
        <w:right w:val="none" w:sz="0" w:space="0" w:color="auto"/>
      </w:divBdr>
      <w:divsChild>
        <w:div w:id="34090023">
          <w:marLeft w:val="0"/>
          <w:marRight w:val="0"/>
          <w:marTop w:val="0"/>
          <w:marBottom w:val="0"/>
          <w:divBdr>
            <w:top w:val="none" w:sz="0" w:space="0" w:color="auto"/>
            <w:left w:val="none" w:sz="0" w:space="0" w:color="auto"/>
            <w:bottom w:val="none" w:sz="0" w:space="0" w:color="auto"/>
            <w:right w:val="none" w:sz="0" w:space="0" w:color="auto"/>
          </w:divBdr>
        </w:div>
        <w:div w:id="961231374">
          <w:marLeft w:val="0"/>
          <w:marRight w:val="0"/>
          <w:marTop w:val="0"/>
          <w:marBottom w:val="0"/>
          <w:divBdr>
            <w:top w:val="none" w:sz="0" w:space="0" w:color="auto"/>
            <w:left w:val="none" w:sz="0" w:space="0" w:color="auto"/>
            <w:bottom w:val="none" w:sz="0" w:space="0" w:color="auto"/>
            <w:right w:val="none" w:sz="0" w:space="0" w:color="auto"/>
          </w:divBdr>
        </w:div>
      </w:divsChild>
    </w:div>
    <w:div w:id="1847136188">
      <w:bodyDiv w:val="1"/>
      <w:marLeft w:val="0"/>
      <w:marRight w:val="0"/>
      <w:marTop w:val="0"/>
      <w:marBottom w:val="0"/>
      <w:divBdr>
        <w:top w:val="none" w:sz="0" w:space="0" w:color="auto"/>
        <w:left w:val="none" w:sz="0" w:space="0" w:color="auto"/>
        <w:bottom w:val="none" w:sz="0" w:space="0" w:color="auto"/>
        <w:right w:val="none" w:sz="0" w:space="0" w:color="auto"/>
      </w:divBdr>
      <w:divsChild>
        <w:div w:id="168521602">
          <w:marLeft w:val="0"/>
          <w:marRight w:val="0"/>
          <w:marTop w:val="0"/>
          <w:marBottom w:val="0"/>
          <w:divBdr>
            <w:top w:val="none" w:sz="0" w:space="0" w:color="auto"/>
            <w:left w:val="none" w:sz="0" w:space="0" w:color="auto"/>
            <w:bottom w:val="none" w:sz="0" w:space="0" w:color="auto"/>
            <w:right w:val="none" w:sz="0" w:space="0" w:color="auto"/>
          </w:divBdr>
        </w:div>
        <w:div w:id="1872916344">
          <w:marLeft w:val="0"/>
          <w:marRight w:val="0"/>
          <w:marTop w:val="0"/>
          <w:marBottom w:val="0"/>
          <w:divBdr>
            <w:top w:val="none" w:sz="0" w:space="0" w:color="auto"/>
            <w:left w:val="none" w:sz="0" w:space="0" w:color="auto"/>
            <w:bottom w:val="none" w:sz="0" w:space="0" w:color="auto"/>
            <w:right w:val="none" w:sz="0" w:space="0" w:color="auto"/>
          </w:divBdr>
        </w:div>
        <w:div w:id="1794133026">
          <w:marLeft w:val="0"/>
          <w:marRight w:val="0"/>
          <w:marTop w:val="0"/>
          <w:marBottom w:val="0"/>
          <w:divBdr>
            <w:top w:val="none" w:sz="0" w:space="0" w:color="auto"/>
            <w:left w:val="none" w:sz="0" w:space="0" w:color="auto"/>
            <w:bottom w:val="none" w:sz="0" w:space="0" w:color="auto"/>
            <w:right w:val="none" w:sz="0" w:space="0" w:color="auto"/>
          </w:divBdr>
        </w:div>
        <w:div w:id="1360427823">
          <w:marLeft w:val="0"/>
          <w:marRight w:val="0"/>
          <w:marTop w:val="0"/>
          <w:marBottom w:val="0"/>
          <w:divBdr>
            <w:top w:val="none" w:sz="0" w:space="0" w:color="auto"/>
            <w:left w:val="none" w:sz="0" w:space="0" w:color="auto"/>
            <w:bottom w:val="none" w:sz="0" w:space="0" w:color="auto"/>
            <w:right w:val="none" w:sz="0" w:space="0" w:color="auto"/>
          </w:divBdr>
        </w:div>
        <w:div w:id="1555434844">
          <w:marLeft w:val="0"/>
          <w:marRight w:val="0"/>
          <w:marTop w:val="0"/>
          <w:marBottom w:val="0"/>
          <w:divBdr>
            <w:top w:val="none" w:sz="0" w:space="0" w:color="auto"/>
            <w:left w:val="none" w:sz="0" w:space="0" w:color="auto"/>
            <w:bottom w:val="none" w:sz="0" w:space="0" w:color="auto"/>
            <w:right w:val="none" w:sz="0" w:space="0" w:color="auto"/>
          </w:divBdr>
        </w:div>
        <w:div w:id="392898887">
          <w:marLeft w:val="0"/>
          <w:marRight w:val="0"/>
          <w:marTop w:val="0"/>
          <w:marBottom w:val="0"/>
          <w:divBdr>
            <w:top w:val="none" w:sz="0" w:space="0" w:color="auto"/>
            <w:left w:val="none" w:sz="0" w:space="0" w:color="auto"/>
            <w:bottom w:val="none" w:sz="0" w:space="0" w:color="auto"/>
            <w:right w:val="none" w:sz="0" w:space="0" w:color="auto"/>
          </w:divBdr>
        </w:div>
        <w:div w:id="681781850">
          <w:marLeft w:val="0"/>
          <w:marRight w:val="0"/>
          <w:marTop w:val="0"/>
          <w:marBottom w:val="0"/>
          <w:divBdr>
            <w:top w:val="none" w:sz="0" w:space="0" w:color="auto"/>
            <w:left w:val="none" w:sz="0" w:space="0" w:color="auto"/>
            <w:bottom w:val="none" w:sz="0" w:space="0" w:color="auto"/>
            <w:right w:val="none" w:sz="0" w:space="0" w:color="auto"/>
          </w:divBdr>
        </w:div>
        <w:div w:id="1195463562">
          <w:marLeft w:val="0"/>
          <w:marRight w:val="0"/>
          <w:marTop w:val="0"/>
          <w:marBottom w:val="0"/>
          <w:divBdr>
            <w:top w:val="none" w:sz="0" w:space="0" w:color="auto"/>
            <w:left w:val="none" w:sz="0" w:space="0" w:color="auto"/>
            <w:bottom w:val="none" w:sz="0" w:space="0" w:color="auto"/>
            <w:right w:val="none" w:sz="0" w:space="0" w:color="auto"/>
          </w:divBdr>
        </w:div>
      </w:divsChild>
    </w:div>
    <w:div w:id="1875270365">
      <w:bodyDiv w:val="1"/>
      <w:marLeft w:val="0"/>
      <w:marRight w:val="0"/>
      <w:marTop w:val="0"/>
      <w:marBottom w:val="0"/>
      <w:divBdr>
        <w:top w:val="none" w:sz="0" w:space="0" w:color="auto"/>
        <w:left w:val="none" w:sz="0" w:space="0" w:color="auto"/>
        <w:bottom w:val="none" w:sz="0" w:space="0" w:color="auto"/>
        <w:right w:val="none" w:sz="0" w:space="0" w:color="auto"/>
      </w:divBdr>
      <w:divsChild>
        <w:div w:id="328873858">
          <w:marLeft w:val="0"/>
          <w:marRight w:val="0"/>
          <w:marTop w:val="0"/>
          <w:marBottom w:val="0"/>
          <w:divBdr>
            <w:top w:val="none" w:sz="0" w:space="0" w:color="auto"/>
            <w:left w:val="none" w:sz="0" w:space="0" w:color="auto"/>
            <w:bottom w:val="none" w:sz="0" w:space="0" w:color="auto"/>
            <w:right w:val="none" w:sz="0" w:space="0" w:color="auto"/>
          </w:divBdr>
        </w:div>
        <w:div w:id="2121026222">
          <w:marLeft w:val="0"/>
          <w:marRight w:val="0"/>
          <w:marTop w:val="0"/>
          <w:marBottom w:val="0"/>
          <w:divBdr>
            <w:top w:val="none" w:sz="0" w:space="0" w:color="auto"/>
            <w:left w:val="none" w:sz="0" w:space="0" w:color="auto"/>
            <w:bottom w:val="none" w:sz="0" w:space="0" w:color="auto"/>
            <w:right w:val="none" w:sz="0" w:space="0" w:color="auto"/>
          </w:divBdr>
        </w:div>
        <w:div w:id="185952416">
          <w:marLeft w:val="0"/>
          <w:marRight w:val="0"/>
          <w:marTop w:val="0"/>
          <w:marBottom w:val="0"/>
          <w:divBdr>
            <w:top w:val="none" w:sz="0" w:space="0" w:color="auto"/>
            <w:left w:val="none" w:sz="0" w:space="0" w:color="auto"/>
            <w:bottom w:val="none" w:sz="0" w:space="0" w:color="auto"/>
            <w:right w:val="none" w:sz="0" w:space="0" w:color="auto"/>
          </w:divBdr>
        </w:div>
        <w:div w:id="1846631016">
          <w:marLeft w:val="0"/>
          <w:marRight w:val="0"/>
          <w:marTop w:val="0"/>
          <w:marBottom w:val="0"/>
          <w:divBdr>
            <w:top w:val="none" w:sz="0" w:space="0" w:color="auto"/>
            <w:left w:val="none" w:sz="0" w:space="0" w:color="auto"/>
            <w:bottom w:val="none" w:sz="0" w:space="0" w:color="auto"/>
            <w:right w:val="none" w:sz="0" w:space="0" w:color="auto"/>
          </w:divBdr>
        </w:div>
        <w:div w:id="1919711059">
          <w:marLeft w:val="0"/>
          <w:marRight w:val="0"/>
          <w:marTop w:val="0"/>
          <w:marBottom w:val="0"/>
          <w:divBdr>
            <w:top w:val="none" w:sz="0" w:space="0" w:color="auto"/>
            <w:left w:val="none" w:sz="0" w:space="0" w:color="auto"/>
            <w:bottom w:val="none" w:sz="0" w:space="0" w:color="auto"/>
            <w:right w:val="none" w:sz="0" w:space="0" w:color="auto"/>
          </w:divBdr>
        </w:div>
        <w:div w:id="854155460">
          <w:marLeft w:val="0"/>
          <w:marRight w:val="0"/>
          <w:marTop w:val="0"/>
          <w:marBottom w:val="0"/>
          <w:divBdr>
            <w:top w:val="none" w:sz="0" w:space="0" w:color="auto"/>
            <w:left w:val="none" w:sz="0" w:space="0" w:color="auto"/>
            <w:bottom w:val="none" w:sz="0" w:space="0" w:color="auto"/>
            <w:right w:val="none" w:sz="0" w:space="0" w:color="auto"/>
          </w:divBdr>
        </w:div>
      </w:divsChild>
    </w:div>
    <w:div w:id="1880314940">
      <w:bodyDiv w:val="1"/>
      <w:marLeft w:val="0"/>
      <w:marRight w:val="0"/>
      <w:marTop w:val="0"/>
      <w:marBottom w:val="0"/>
      <w:divBdr>
        <w:top w:val="none" w:sz="0" w:space="0" w:color="auto"/>
        <w:left w:val="none" w:sz="0" w:space="0" w:color="auto"/>
        <w:bottom w:val="none" w:sz="0" w:space="0" w:color="auto"/>
        <w:right w:val="none" w:sz="0" w:space="0" w:color="auto"/>
      </w:divBdr>
      <w:divsChild>
        <w:div w:id="953949295">
          <w:marLeft w:val="3"/>
          <w:marRight w:val="2"/>
          <w:marTop w:val="300"/>
          <w:marBottom w:val="3"/>
          <w:divBdr>
            <w:top w:val="none" w:sz="0" w:space="0" w:color="auto"/>
            <w:left w:val="none" w:sz="0" w:space="0" w:color="auto"/>
            <w:bottom w:val="none" w:sz="0" w:space="0" w:color="auto"/>
            <w:right w:val="none" w:sz="0" w:space="0" w:color="auto"/>
          </w:divBdr>
          <w:divsChild>
            <w:div w:id="47921221">
              <w:marLeft w:val="0"/>
              <w:marRight w:val="0"/>
              <w:marTop w:val="0"/>
              <w:marBottom w:val="0"/>
              <w:divBdr>
                <w:top w:val="none" w:sz="0" w:space="0" w:color="auto"/>
                <w:left w:val="none" w:sz="0" w:space="0" w:color="auto"/>
                <w:bottom w:val="none" w:sz="0" w:space="0" w:color="auto"/>
                <w:right w:val="none" w:sz="0" w:space="0" w:color="auto"/>
              </w:divBdr>
              <w:divsChild>
                <w:div w:id="157516851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962489936">
      <w:bodyDiv w:val="1"/>
      <w:marLeft w:val="0"/>
      <w:marRight w:val="0"/>
      <w:marTop w:val="0"/>
      <w:marBottom w:val="0"/>
      <w:divBdr>
        <w:top w:val="none" w:sz="0" w:space="0" w:color="auto"/>
        <w:left w:val="none" w:sz="0" w:space="0" w:color="auto"/>
        <w:bottom w:val="none" w:sz="0" w:space="0" w:color="auto"/>
        <w:right w:val="none" w:sz="0" w:space="0" w:color="auto"/>
      </w:divBdr>
      <w:divsChild>
        <w:div w:id="1005278414">
          <w:marLeft w:val="0"/>
          <w:marRight w:val="0"/>
          <w:marTop w:val="0"/>
          <w:marBottom w:val="0"/>
          <w:divBdr>
            <w:top w:val="none" w:sz="0" w:space="0" w:color="auto"/>
            <w:left w:val="none" w:sz="0" w:space="0" w:color="auto"/>
            <w:bottom w:val="none" w:sz="0" w:space="0" w:color="auto"/>
            <w:right w:val="none" w:sz="0" w:space="0" w:color="auto"/>
          </w:divBdr>
        </w:div>
        <w:div w:id="248194301">
          <w:marLeft w:val="0"/>
          <w:marRight w:val="0"/>
          <w:marTop w:val="0"/>
          <w:marBottom w:val="0"/>
          <w:divBdr>
            <w:top w:val="none" w:sz="0" w:space="0" w:color="auto"/>
            <w:left w:val="none" w:sz="0" w:space="0" w:color="auto"/>
            <w:bottom w:val="none" w:sz="0" w:space="0" w:color="auto"/>
            <w:right w:val="none" w:sz="0" w:space="0" w:color="auto"/>
          </w:divBdr>
        </w:div>
      </w:divsChild>
    </w:div>
    <w:div w:id="2017532079">
      <w:bodyDiv w:val="1"/>
      <w:marLeft w:val="0"/>
      <w:marRight w:val="0"/>
      <w:marTop w:val="0"/>
      <w:marBottom w:val="0"/>
      <w:divBdr>
        <w:top w:val="none" w:sz="0" w:space="0" w:color="auto"/>
        <w:left w:val="none" w:sz="0" w:space="0" w:color="auto"/>
        <w:bottom w:val="none" w:sz="0" w:space="0" w:color="auto"/>
        <w:right w:val="none" w:sz="0" w:space="0" w:color="auto"/>
      </w:divBdr>
      <w:divsChild>
        <w:div w:id="1165626231">
          <w:marLeft w:val="0"/>
          <w:marRight w:val="0"/>
          <w:marTop w:val="0"/>
          <w:marBottom w:val="0"/>
          <w:divBdr>
            <w:top w:val="none" w:sz="0" w:space="0" w:color="auto"/>
            <w:left w:val="none" w:sz="0" w:space="0" w:color="auto"/>
            <w:bottom w:val="none" w:sz="0" w:space="0" w:color="auto"/>
            <w:right w:val="none" w:sz="0" w:space="0" w:color="auto"/>
          </w:divBdr>
        </w:div>
        <w:div w:id="468859236">
          <w:marLeft w:val="0"/>
          <w:marRight w:val="0"/>
          <w:marTop w:val="0"/>
          <w:marBottom w:val="0"/>
          <w:divBdr>
            <w:top w:val="none" w:sz="0" w:space="0" w:color="auto"/>
            <w:left w:val="none" w:sz="0" w:space="0" w:color="auto"/>
            <w:bottom w:val="none" w:sz="0" w:space="0" w:color="auto"/>
            <w:right w:val="none" w:sz="0" w:space="0" w:color="auto"/>
          </w:divBdr>
        </w:div>
      </w:divsChild>
    </w:div>
    <w:div w:id="2139106921">
      <w:bodyDiv w:val="1"/>
      <w:marLeft w:val="0"/>
      <w:marRight w:val="0"/>
      <w:marTop w:val="0"/>
      <w:marBottom w:val="0"/>
      <w:divBdr>
        <w:top w:val="none" w:sz="0" w:space="0" w:color="auto"/>
        <w:left w:val="none" w:sz="0" w:space="0" w:color="auto"/>
        <w:bottom w:val="none" w:sz="0" w:space="0" w:color="auto"/>
        <w:right w:val="none" w:sz="0" w:space="0" w:color="auto"/>
      </w:divBdr>
      <w:divsChild>
        <w:div w:id="1418139307">
          <w:marLeft w:val="0"/>
          <w:marRight w:val="0"/>
          <w:marTop w:val="0"/>
          <w:marBottom w:val="0"/>
          <w:divBdr>
            <w:top w:val="none" w:sz="0" w:space="0" w:color="auto"/>
            <w:left w:val="none" w:sz="0" w:space="0" w:color="auto"/>
            <w:bottom w:val="none" w:sz="0" w:space="0" w:color="auto"/>
            <w:right w:val="none" w:sz="0" w:space="0" w:color="auto"/>
          </w:divBdr>
        </w:div>
        <w:div w:id="435322336">
          <w:marLeft w:val="0"/>
          <w:marRight w:val="0"/>
          <w:marTop w:val="0"/>
          <w:marBottom w:val="0"/>
          <w:divBdr>
            <w:top w:val="none" w:sz="0" w:space="0" w:color="auto"/>
            <w:left w:val="none" w:sz="0" w:space="0" w:color="auto"/>
            <w:bottom w:val="none" w:sz="0" w:space="0" w:color="auto"/>
            <w:right w:val="none" w:sz="0" w:space="0" w:color="auto"/>
          </w:divBdr>
        </w:div>
        <w:div w:id="776827830">
          <w:marLeft w:val="0"/>
          <w:marRight w:val="0"/>
          <w:marTop w:val="0"/>
          <w:marBottom w:val="0"/>
          <w:divBdr>
            <w:top w:val="none" w:sz="0" w:space="0" w:color="auto"/>
            <w:left w:val="none" w:sz="0" w:space="0" w:color="auto"/>
            <w:bottom w:val="none" w:sz="0" w:space="0" w:color="auto"/>
            <w:right w:val="none" w:sz="0" w:space="0" w:color="auto"/>
          </w:divBdr>
        </w:div>
        <w:div w:id="667174271">
          <w:marLeft w:val="0"/>
          <w:marRight w:val="0"/>
          <w:marTop w:val="0"/>
          <w:marBottom w:val="0"/>
          <w:divBdr>
            <w:top w:val="none" w:sz="0" w:space="0" w:color="auto"/>
            <w:left w:val="none" w:sz="0" w:space="0" w:color="auto"/>
            <w:bottom w:val="none" w:sz="0" w:space="0" w:color="auto"/>
            <w:right w:val="none" w:sz="0" w:space="0" w:color="auto"/>
          </w:divBdr>
        </w:div>
        <w:div w:id="917596898">
          <w:marLeft w:val="0"/>
          <w:marRight w:val="0"/>
          <w:marTop w:val="0"/>
          <w:marBottom w:val="0"/>
          <w:divBdr>
            <w:top w:val="none" w:sz="0" w:space="0" w:color="auto"/>
            <w:left w:val="none" w:sz="0" w:space="0" w:color="auto"/>
            <w:bottom w:val="none" w:sz="0" w:space="0" w:color="auto"/>
            <w:right w:val="none" w:sz="0" w:space="0" w:color="auto"/>
          </w:divBdr>
        </w:div>
        <w:div w:id="2012289678">
          <w:marLeft w:val="0"/>
          <w:marRight w:val="0"/>
          <w:marTop w:val="0"/>
          <w:marBottom w:val="0"/>
          <w:divBdr>
            <w:top w:val="none" w:sz="0" w:space="0" w:color="auto"/>
            <w:left w:val="none" w:sz="0" w:space="0" w:color="auto"/>
            <w:bottom w:val="none" w:sz="0" w:space="0" w:color="auto"/>
            <w:right w:val="none" w:sz="0" w:space="0" w:color="auto"/>
          </w:divBdr>
        </w:div>
        <w:div w:id="1422145306">
          <w:marLeft w:val="0"/>
          <w:marRight w:val="0"/>
          <w:marTop w:val="0"/>
          <w:marBottom w:val="0"/>
          <w:divBdr>
            <w:top w:val="none" w:sz="0" w:space="0" w:color="auto"/>
            <w:left w:val="none" w:sz="0" w:space="0" w:color="auto"/>
            <w:bottom w:val="none" w:sz="0" w:space="0" w:color="auto"/>
            <w:right w:val="none" w:sz="0" w:space="0" w:color="auto"/>
          </w:divBdr>
        </w:div>
        <w:div w:id="2134519501">
          <w:marLeft w:val="0"/>
          <w:marRight w:val="0"/>
          <w:marTop w:val="0"/>
          <w:marBottom w:val="0"/>
          <w:divBdr>
            <w:top w:val="none" w:sz="0" w:space="0" w:color="auto"/>
            <w:left w:val="none" w:sz="0" w:space="0" w:color="auto"/>
            <w:bottom w:val="none" w:sz="0" w:space="0" w:color="auto"/>
            <w:right w:val="none" w:sz="0" w:space="0" w:color="auto"/>
          </w:divBdr>
        </w:div>
        <w:div w:id="270669607">
          <w:marLeft w:val="0"/>
          <w:marRight w:val="0"/>
          <w:marTop w:val="0"/>
          <w:marBottom w:val="0"/>
          <w:divBdr>
            <w:top w:val="none" w:sz="0" w:space="0" w:color="auto"/>
            <w:left w:val="none" w:sz="0" w:space="0" w:color="auto"/>
            <w:bottom w:val="none" w:sz="0" w:space="0" w:color="auto"/>
            <w:right w:val="none" w:sz="0" w:space="0" w:color="auto"/>
          </w:divBdr>
        </w:div>
        <w:div w:id="1209418760">
          <w:marLeft w:val="0"/>
          <w:marRight w:val="0"/>
          <w:marTop w:val="0"/>
          <w:marBottom w:val="0"/>
          <w:divBdr>
            <w:top w:val="none" w:sz="0" w:space="0" w:color="auto"/>
            <w:left w:val="none" w:sz="0" w:space="0" w:color="auto"/>
            <w:bottom w:val="none" w:sz="0" w:space="0" w:color="auto"/>
            <w:right w:val="none" w:sz="0" w:space="0" w:color="auto"/>
          </w:divBdr>
        </w:div>
        <w:div w:id="220410801">
          <w:marLeft w:val="0"/>
          <w:marRight w:val="0"/>
          <w:marTop w:val="0"/>
          <w:marBottom w:val="0"/>
          <w:divBdr>
            <w:top w:val="none" w:sz="0" w:space="0" w:color="auto"/>
            <w:left w:val="none" w:sz="0" w:space="0" w:color="auto"/>
            <w:bottom w:val="none" w:sz="0" w:space="0" w:color="auto"/>
            <w:right w:val="none" w:sz="0" w:space="0" w:color="auto"/>
          </w:divBdr>
        </w:div>
        <w:div w:id="891161308">
          <w:marLeft w:val="0"/>
          <w:marRight w:val="0"/>
          <w:marTop w:val="0"/>
          <w:marBottom w:val="0"/>
          <w:divBdr>
            <w:top w:val="none" w:sz="0" w:space="0" w:color="auto"/>
            <w:left w:val="none" w:sz="0" w:space="0" w:color="auto"/>
            <w:bottom w:val="none" w:sz="0" w:space="0" w:color="auto"/>
            <w:right w:val="none" w:sz="0" w:space="0" w:color="auto"/>
          </w:divBdr>
        </w:div>
        <w:div w:id="666447683">
          <w:marLeft w:val="0"/>
          <w:marRight w:val="0"/>
          <w:marTop w:val="0"/>
          <w:marBottom w:val="0"/>
          <w:divBdr>
            <w:top w:val="none" w:sz="0" w:space="0" w:color="auto"/>
            <w:left w:val="none" w:sz="0" w:space="0" w:color="auto"/>
            <w:bottom w:val="none" w:sz="0" w:space="0" w:color="auto"/>
            <w:right w:val="none" w:sz="0" w:space="0" w:color="auto"/>
          </w:divBdr>
        </w:div>
        <w:div w:id="643122274">
          <w:marLeft w:val="0"/>
          <w:marRight w:val="0"/>
          <w:marTop w:val="0"/>
          <w:marBottom w:val="0"/>
          <w:divBdr>
            <w:top w:val="none" w:sz="0" w:space="0" w:color="auto"/>
            <w:left w:val="none" w:sz="0" w:space="0" w:color="auto"/>
            <w:bottom w:val="none" w:sz="0" w:space="0" w:color="auto"/>
            <w:right w:val="none" w:sz="0" w:space="0" w:color="auto"/>
          </w:divBdr>
        </w:div>
        <w:div w:id="1976250161">
          <w:marLeft w:val="0"/>
          <w:marRight w:val="0"/>
          <w:marTop w:val="0"/>
          <w:marBottom w:val="0"/>
          <w:divBdr>
            <w:top w:val="none" w:sz="0" w:space="0" w:color="auto"/>
            <w:left w:val="none" w:sz="0" w:space="0" w:color="auto"/>
            <w:bottom w:val="none" w:sz="0" w:space="0" w:color="auto"/>
            <w:right w:val="none" w:sz="0" w:space="0" w:color="auto"/>
          </w:divBdr>
        </w:div>
        <w:div w:id="1858081984">
          <w:marLeft w:val="0"/>
          <w:marRight w:val="0"/>
          <w:marTop w:val="0"/>
          <w:marBottom w:val="0"/>
          <w:divBdr>
            <w:top w:val="none" w:sz="0" w:space="0" w:color="auto"/>
            <w:left w:val="none" w:sz="0" w:space="0" w:color="auto"/>
            <w:bottom w:val="none" w:sz="0" w:space="0" w:color="auto"/>
            <w:right w:val="none" w:sz="0" w:space="0" w:color="auto"/>
          </w:divBdr>
        </w:div>
        <w:div w:id="528640324">
          <w:marLeft w:val="0"/>
          <w:marRight w:val="0"/>
          <w:marTop w:val="0"/>
          <w:marBottom w:val="0"/>
          <w:divBdr>
            <w:top w:val="none" w:sz="0" w:space="0" w:color="auto"/>
            <w:left w:val="none" w:sz="0" w:space="0" w:color="auto"/>
            <w:bottom w:val="none" w:sz="0" w:space="0" w:color="auto"/>
            <w:right w:val="none" w:sz="0" w:space="0" w:color="auto"/>
          </w:divBdr>
        </w:div>
        <w:div w:id="141390464">
          <w:marLeft w:val="0"/>
          <w:marRight w:val="0"/>
          <w:marTop w:val="0"/>
          <w:marBottom w:val="0"/>
          <w:divBdr>
            <w:top w:val="none" w:sz="0" w:space="0" w:color="auto"/>
            <w:left w:val="none" w:sz="0" w:space="0" w:color="auto"/>
            <w:bottom w:val="none" w:sz="0" w:space="0" w:color="auto"/>
            <w:right w:val="none" w:sz="0" w:space="0" w:color="auto"/>
          </w:divBdr>
        </w:div>
        <w:div w:id="1294794842">
          <w:marLeft w:val="0"/>
          <w:marRight w:val="0"/>
          <w:marTop w:val="0"/>
          <w:marBottom w:val="0"/>
          <w:divBdr>
            <w:top w:val="none" w:sz="0" w:space="0" w:color="auto"/>
            <w:left w:val="none" w:sz="0" w:space="0" w:color="auto"/>
            <w:bottom w:val="none" w:sz="0" w:space="0" w:color="auto"/>
            <w:right w:val="none" w:sz="0" w:space="0" w:color="auto"/>
          </w:divBdr>
        </w:div>
        <w:div w:id="87165538">
          <w:marLeft w:val="0"/>
          <w:marRight w:val="0"/>
          <w:marTop w:val="0"/>
          <w:marBottom w:val="0"/>
          <w:divBdr>
            <w:top w:val="none" w:sz="0" w:space="0" w:color="auto"/>
            <w:left w:val="none" w:sz="0" w:space="0" w:color="auto"/>
            <w:bottom w:val="none" w:sz="0" w:space="0" w:color="auto"/>
            <w:right w:val="none" w:sz="0" w:space="0" w:color="auto"/>
          </w:divBdr>
        </w:div>
        <w:div w:id="1528299925">
          <w:marLeft w:val="0"/>
          <w:marRight w:val="0"/>
          <w:marTop w:val="0"/>
          <w:marBottom w:val="0"/>
          <w:divBdr>
            <w:top w:val="none" w:sz="0" w:space="0" w:color="auto"/>
            <w:left w:val="none" w:sz="0" w:space="0" w:color="auto"/>
            <w:bottom w:val="none" w:sz="0" w:space="0" w:color="auto"/>
            <w:right w:val="none" w:sz="0" w:space="0" w:color="auto"/>
          </w:divBdr>
        </w:div>
        <w:div w:id="1259868969">
          <w:marLeft w:val="0"/>
          <w:marRight w:val="0"/>
          <w:marTop w:val="0"/>
          <w:marBottom w:val="0"/>
          <w:divBdr>
            <w:top w:val="none" w:sz="0" w:space="0" w:color="auto"/>
            <w:left w:val="none" w:sz="0" w:space="0" w:color="auto"/>
            <w:bottom w:val="none" w:sz="0" w:space="0" w:color="auto"/>
            <w:right w:val="none" w:sz="0" w:space="0" w:color="auto"/>
          </w:divBdr>
        </w:div>
        <w:div w:id="400644409">
          <w:marLeft w:val="0"/>
          <w:marRight w:val="0"/>
          <w:marTop w:val="0"/>
          <w:marBottom w:val="0"/>
          <w:divBdr>
            <w:top w:val="none" w:sz="0" w:space="0" w:color="auto"/>
            <w:left w:val="none" w:sz="0" w:space="0" w:color="auto"/>
            <w:bottom w:val="none" w:sz="0" w:space="0" w:color="auto"/>
            <w:right w:val="none" w:sz="0" w:space="0" w:color="auto"/>
          </w:divBdr>
        </w:div>
        <w:div w:id="2106294194">
          <w:marLeft w:val="0"/>
          <w:marRight w:val="0"/>
          <w:marTop w:val="0"/>
          <w:marBottom w:val="0"/>
          <w:divBdr>
            <w:top w:val="none" w:sz="0" w:space="0" w:color="auto"/>
            <w:left w:val="none" w:sz="0" w:space="0" w:color="auto"/>
            <w:bottom w:val="none" w:sz="0" w:space="0" w:color="auto"/>
            <w:right w:val="none" w:sz="0" w:space="0" w:color="auto"/>
          </w:divBdr>
        </w:div>
        <w:div w:id="1929918716">
          <w:marLeft w:val="0"/>
          <w:marRight w:val="0"/>
          <w:marTop w:val="0"/>
          <w:marBottom w:val="0"/>
          <w:divBdr>
            <w:top w:val="none" w:sz="0" w:space="0" w:color="auto"/>
            <w:left w:val="none" w:sz="0" w:space="0" w:color="auto"/>
            <w:bottom w:val="none" w:sz="0" w:space="0" w:color="auto"/>
            <w:right w:val="none" w:sz="0" w:space="0" w:color="auto"/>
          </w:divBdr>
        </w:div>
        <w:div w:id="818306591">
          <w:marLeft w:val="0"/>
          <w:marRight w:val="0"/>
          <w:marTop w:val="0"/>
          <w:marBottom w:val="0"/>
          <w:divBdr>
            <w:top w:val="none" w:sz="0" w:space="0" w:color="auto"/>
            <w:left w:val="none" w:sz="0" w:space="0" w:color="auto"/>
            <w:bottom w:val="none" w:sz="0" w:space="0" w:color="auto"/>
            <w:right w:val="none" w:sz="0" w:space="0" w:color="auto"/>
          </w:divBdr>
        </w:div>
        <w:div w:id="1594782765">
          <w:marLeft w:val="0"/>
          <w:marRight w:val="0"/>
          <w:marTop w:val="0"/>
          <w:marBottom w:val="0"/>
          <w:divBdr>
            <w:top w:val="none" w:sz="0" w:space="0" w:color="auto"/>
            <w:left w:val="none" w:sz="0" w:space="0" w:color="auto"/>
            <w:bottom w:val="none" w:sz="0" w:space="0" w:color="auto"/>
            <w:right w:val="none" w:sz="0" w:space="0" w:color="auto"/>
          </w:divBdr>
        </w:div>
        <w:div w:id="2114082392">
          <w:marLeft w:val="0"/>
          <w:marRight w:val="0"/>
          <w:marTop w:val="0"/>
          <w:marBottom w:val="0"/>
          <w:divBdr>
            <w:top w:val="none" w:sz="0" w:space="0" w:color="auto"/>
            <w:left w:val="none" w:sz="0" w:space="0" w:color="auto"/>
            <w:bottom w:val="none" w:sz="0" w:space="0" w:color="auto"/>
            <w:right w:val="none" w:sz="0" w:space="0" w:color="auto"/>
          </w:divBdr>
        </w:div>
        <w:div w:id="494150218">
          <w:marLeft w:val="0"/>
          <w:marRight w:val="0"/>
          <w:marTop w:val="0"/>
          <w:marBottom w:val="0"/>
          <w:divBdr>
            <w:top w:val="none" w:sz="0" w:space="0" w:color="auto"/>
            <w:left w:val="none" w:sz="0" w:space="0" w:color="auto"/>
            <w:bottom w:val="none" w:sz="0" w:space="0" w:color="auto"/>
            <w:right w:val="none" w:sz="0" w:space="0" w:color="auto"/>
          </w:divBdr>
        </w:div>
        <w:div w:id="2133478296">
          <w:marLeft w:val="0"/>
          <w:marRight w:val="0"/>
          <w:marTop w:val="0"/>
          <w:marBottom w:val="0"/>
          <w:divBdr>
            <w:top w:val="none" w:sz="0" w:space="0" w:color="auto"/>
            <w:left w:val="none" w:sz="0" w:space="0" w:color="auto"/>
            <w:bottom w:val="none" w:sz="0" w:space="0" w:color="auto"/>
            <w:right w:val="none" w:sz="0" w:space="0" w:color="auto"/>
          </w:divBdr>
        </w:div>
        <w:div w:id="338964512">
          <w:marLeft w:val="0"/>
          <w:marRight w:val="0"/>
          <w:marTop w:val="0"/>
          <w:marBottom w:val="0"/>
          <w:divBdr>
            <w:top w:val="none" w:sz="0" w:space="0" w:color="auto"/>
            <w:left w:val="none" w:sz="0" w:space="0" w:color="auto"/>
            <w:bottom w:val="none" w:sz="0" w:space="0" w:color="auto"/>
            <w:right w:val="none" w:sz="0" w:space="0" w:color="auto"/>
          </w:divBdr>
        </w:div>
        <w:div w:id="1640108148">
          <w:marLeft w:val="0"/>
          <w:marRight w:val="0"/>
          <w:marTop w:val="0"/>
          <w:marBottom w:val="0"/>
          <w:divBdr>
            <w:top w:val="none" w:sz="0" w:space="0" w:color="auto"/>
            <w:left w:val="none" w:sz="0" w:space="0" w:color="auto"/>
            <w:bottom w:val="none" w:sz="0" w:space="0" w:color="auto"/>
            <w:right w:val="none" w:sz="0" w:space="0" w:color="auto"/>
          </w:divBdr>
        </w:div>
        <w:div w:id="978338559">
          <w:marLeft w:val="0"/>
          <w:marRight w:val="0"/>
          <w:marTop w:val="0"/>
          <w:marBottom w:val="0"/>
          <w:divBdr>
            <w:top w:val="none" w:sz="0" w:space="0" w:color="auto"/>
            <w:left w:val="none" w:sz="0" w:space="0" w:color="auto"/>
            <w:bottom w:val="none" w:sz="0" w:space="0" w:color="auto"/>
            <w:right w:val="none" w:sz="0" w:space="0" w:color="auto"/>
          </w:divBdr>
        </w:div>
        <w:div w:id="1416976287">
          <w:marLeft w:val="0"/>
          <w:marRight w:val="0"/>
          <w:marTop w:val="0"/>
          <w:marBottom w:val="0"/>
          <w:divBdr>
            <w:top w:val="none" w:sz="0" w:space="0" w:color="auto"/>
            <w:left w:val="none" w:sz="0" w:space="0" w:color="auto"/>
            <w:bottom w:val="none" w:sz="0" w:space="0" w:color="auto"/>
            <w:right w:val="none" w:sz="0" w:space="0" w:color="auto"/>
          </w:divBdr>
        </w:div>
        <w:div w:id="383917712">
          <w:marLeft w:val="0"/>
          <w:marRight w:val="0"/>
          <w:marTop w:val="0"/>
          <w:marBottom w:val="0"/>
          <w:divBdr>
            <w:top w:val="none" w:sz="0" w:space="0" w:color="auto"/>
            <w:left w:val="none" w:sz="0" w:space="0" w:color="auto"/>
            <w:bottom w:val="none" w:sz="0" w:space="0" w:color="auto"/>
            <w:right w:val="none" w:sz="0" w:space="0" w:color="auto"/>
          </w:divBdr>
        </w:div>
        <w:div w:id="461001918">
          <w:marLeft w:val="0"/>
          <w:marRight w:val="0"/>
          <w:marTop w:val="0"/>
          <w:marBottom w:val="0"/>
          <w:divBdr>
            <w:top w:val="none" w:sz="0" w:space="0" w:color="auto"/>
            <w:left w:val="none" w:sz="0" w:space="0" w:color="auto"/>
            <w:bottom w:val="none" w:sz="0" w:space="0" w:color="auto"/>
            <w:right w:val="none" w:sz="0" w:space="0" w:color="auto"/>
          </w:divBdr>
        </w:div>
        <w:div w:id="489954792">
          <w:marLeft w:val="0"/>
          <w:marRight w:val="0"/>
          <w:marTop w:val="0"/>
          <w:marBottom w:val="0"/>
          <w:divBdr>
            <w:top w:val="none" w:sz="0" w:space="0" w:color="auto"/>
            <w:left w:val="none" w:sz="0" w:space="0" w:color="auto"/>
            <w:bottom w:val="none" w:sz="0" w:space="0" w:color="auto"/>
            <w:right w:val="none" w:sz="0" w:space="0" w:color="auto"/>
          </w:divBdr>
        </w:div>
        <w:div w:id="1279333794">
          <w:marLeft w:val="0"/>
          <w:marRight w:val="0"/>
          <w:marTop w:val="0"/>
          <w:marBottom w:val="0"/>
          <w:divBdr>
            <w:top w:val="none" w:sz="0" w:space="0" w:color="auto"/>
            <w:left w:val="none" w:sz="0" w:space="0" w:color="auto"/>
            <w:bottom w:val="none" w:sz="0" w:space="0" w:color="auto"/>
            <w:right w:val="none" w:sz="0" w:space="0" w:color="auto"/>
          </w:divBdr>
        </w:div>
        <w:div w:id="1767463171">
          <w:marLeft w:val="0"/>
          <w:marRight w:val="0"/>
          <w:marTop w:val="0"/>
          <w:marBottom w:val="0"/>
          <w:divBdr>
            <w:top w:val="none" w:sz="0" w:space="0" w:color="auto"/>
            <w:left w:val="none" w:sz="0" w:space="0" w:color="auto"/>
            <w:bottom w:val="none" w:sz="0" w:space="0" w:color="auto"/>
            <w:right w:val="none" w:sz="0" w:space="0" w:color="auto"/>
          </w:divBdr>
        </w:div>
        <w:div w:id="2034261651">
          <w:marLeft w:val="0"/>
          <w:marRight w:val="0"/>
          <w:marTop w:val="0"/>
          <w:marBottom w:val="0"/>
          <w:divBdr>
            <w:top w:val="none" w:sz="0" w:space="0" w:color="auto"/>
            <w:left w:val="none" w:sz="0" w:space="0" w:color="auto"/>
            <w:bottom w:val="none" w:sz="0" w:space="0" w:color="auto"/>
            <w:right w:val="none" w:sz="0" w:space="0" w:color="auto"/>
          </w:divBdr>
        </w:div>
        <w:div w:id="1371612048">
          <w:marLeft w:val="0"/>
          <w:marRight w:val="0"/>
          <w:marTop w:val="0"/>
          <w:marBottom w:val="0"/>
          <w:divBdr>
            <w:top w:val="none" w:sz="0" w:space="0" w:color="auto"/>
            <w:left w:val="none" w:sz="0" w:space="0" w:color="auto"/>
            <w:bottom w:val="none" w:sz="0" w:space="0" w:color="auto"/>
            <w:right w:val="none" w:sz="0" w:space="0" w:color="auto"/>
          </w:divBdr>
        </w:div>
        <w:div w:id="1643655295">
          <w:marLeft w:val="0"/>
          <w:marRight w:val="0"/>
          <w:marTop w:val="0"/>
          <w:marBottom w:val="0"/>
          <w:divBdr>
            <w:top w:val="none" w:sz="0" w:space="0" w:color="auto"/>
            <w:left w:val="none" w:sz="0" w:space="0" w:color="auto"/>
            <w:bottom w:val="none" w:sz="0" w:space="0" w:color="auto"/>
            <w:right w:val="none" w:sz="0" w:space="0" w:color="auto"/>
          </w:divBdr>
        </w:div>
        <w:div w:id="336226758">
          <w:marLeft w:val="0"/>
          <w:marRight w:val="0"/>
          <w:marTop w:val="0"/>
          <w:marBottom w:val="0"/>
          <w:divBdr>
            <w:top w:val="none" w:sz="0" w:space="0" w:color="auto"/>
            <w:left w:val="none" w:sz="0" w:space="0" w:color="auto"/>
            <w:bottom w:val="none" w:sz="0" w:space="0" w:color="auto"/>
            <w:right w:val="none" w:sz="0" w:space="0" w:color="auto"/>
          </w:divBdr>
        </w:div>
        <w:div w:id="2034837609">
          <w:marLeft w:val="0"/>
          <w:marRight w:val="0"/>
          <w:marTop w:val="0"/>
          <w:marBottom w:val="0"/>
          <w:divBdr>
            <w:top w:val="none" w:sz="0" w:space="0" w:color="auto"/>
            <w:left w:val="none" w:sz="0" w:space="0" w:color="auto"/>
            <w:bottom w:val="none" w:sz="0" w:space="0" w:color="auto"/>
            <w:right w:val="none" w:sz="0" w:space="0" w:color="auto"/>
          </w:divBdr>
        </w:div>
        <w:div w:id="1166169592">
          <w:marLeft w:val="0"/>
          <w:marRight w:val="0"/>
          <w:marTop w:val="0"/>
          <w:marBottom w:val="0"/>
          <w:divBdr>
            <w:top w:val="none" w:sz="0" w:space="0" w:color="auto"/>
            <w:left w:val="none" w:sz="0" w:space="0" w:color="auto"/>
            <w:bottom w:val="none" w:sz="0" w:space="0" w:color="auto"/>
            <w:right w:val="none" w:sz="0" w:space="0" w:color="auto"/>
          </w:divBdr>
        </w:div>
        <w:div w:id="1062949444">
          <w:marLeft w:val="0"/>
          <w:marRight w:val="0"/>
          <w:marTop w:val="0"/>
          <w:marBottom w:val="0"/>
          <w:divBdr>
            <w:top w:val="none" w:sz="0" w:space="0" w:color="auto"/>
            <w:left w:val="none" w:sz="0" w:space="0" w:color="auto"/>
            <w:bottom w:val="none" w:sz="0" w:space="0" w:color="auto"/>
            <w:right w:val="none" w:sz="0" w:space="0" w:color="auto"/>
          </w:divBdr>
        </w:div>
        <w:div w:id="736559327">
          <w:marLeft w:val="0"/>
          <w:marRight w:val="0"/>
          <w:marTop w:val="0"/>
          <w:marBottom w:val="0"/>
          <w:divBdr>
            <w:top w:val="none" w:sz="0" w:space="0" w:color="auto"/>
            <w:left w:val="none" w:sz="0" w:space="0" w:color="auto"/>
            <w:bottom w:val="none" w:sz="0" w:space="0" w:color="auto"/>
            <w:right w:val="none" w:sz="0" w:space="0" w:color="auto"/>
          </w:divBdr>
        </w:div>
        <w:div w:id="24016359">
          <w:marLeft w:val="0"/>
          <w:marRight w:val="0"/>
          <w:marTop w:val="0"/>
          <w:marBottom w:val="0"/>
          <w:divBdr>
            <w:top w:val="none" w:sz="0" w:space="0" w:color="auto"/>
            <w:left w:val="none" w:sz="0" w:space="0" w:color="auto"/>
            <w:bottom w:val="none" w:sz="0" w:space="0" w:color="auto"/>
            <w:right w:val="none" w:sz="0" w:space="0" w:color="auto"/>
          </w:divBdr>
        </w:div>
        <w:div w:id="1492671016">
          <w:marLeft w:val="0"/>
          <w:marRight w:val="0"/>
          <w:marTop w:val="0"/>
          <w:marBottom w:val="0"/>
          <w:divBdr>
            <w:top w:val="none" w:sz="0" w:space="0" w:color="auto"/>
            <w:left w:val="none" w:sz="0" w:space="0" w:color="auto"/>
            <w:bottom w:val="none" w:sz="0" w:space="0" w:color="auto"/>
            <w:right w:val="none" w:sz="0" w:space="0" w:color="auto"/>
          </w:divBdr>
        </w:div>
        <w:div w:id="1288316492">
          <w:marLeft w:val="0"/>
          <w:marRight w:val="0"/>
          <w:marTop w:val="0"/>
          <w:marBottom w:val="0"/>
          <w:divBdr>
            <w:top w:val="none" w:sz="0" w:space="0" w:color="auto"/>
            <w:left w:val="none" w:sz="0" w:space="0" w:color="auto"/>
            <w:bottom w:val="none" w:sz="0" w:space="0" w:color="auto"/>
            <w:right w:val="none" w:sz="0" w:space="0" w:color="auto"/>
          </w:divBdr>
        </w:div>
        <w:div w:id="978419293">
          <w:marLeft w:val="0"/>
          <w:marRight w:val="0"/>
          <w:marTop w:val="0"/>
          <w:marBottom w:val="0"/>
          <w:divBdr>
            <w:top w:val="none" w:sz="0" w:space="0" w:color="auto"/>
            <w:left w:val="none" w:sz="0" w:space="0" w:color="auto"/>
            <w:bottom w:val="none" w:sz="0" w:space="0" w:color="auto"/>
            <w:right w:val="none" w:sz="0" w:space="0" w:color="auto"/>
          </w:divBdr>
        </w:div>
        <w:div w:id="1804958209">
          <w:marLeft w:val="0"/>
          <w:marRight w:val="0"/>
          <w:marTop w:val="0"/>
          <w:marBottom w:val="0"/>
          <w:divBdr>
            <w:top w:val="none" w:sz="0" w:space="0" w:color="auto"/>
            <w:left w:val="none" w:sz="0" w:space="0" w:color="auto"/>
            <w:bottom w:val="none" w:sz="0" w:space="0" w:color="auto"/>
            <w:right w:val="none" w:sz="0" w:space="0" w:color="auto"/>
          </w:divBdr>
        </w:div>
        <w:div w:id="568225971">
          <w:marLeft w:val="0"/>
          <w:marRight w:val="0"/>
          <w:marTop w:val="0"/>
          <w:marBottom w:val="0"/>
          <w:divBdr>
            <w:top w:val="none" w:sz="0" w:space="0" w:color="auto"/>
            <w:left w:val="none" w:sz="0" w:space="0" w:color="auto"/>
            <w:bottom w:val="none" w:sz="0" w:space="0" w:color="auto"/>
            <w:right w:val="none" w:sz="0" w:space="0" w:color="auto"/>
          </w:divBdr>
        </w:div>
        <w:div w:id="846097216">
          <w:marLeft w:val="0"/>
          <w:marRight w:val="0"/>
          <w:marTop w:val="0"/>
          <w:marBottom w:val="0"/>
          <w:divBdr>
            <w:top w:val="none" w:sz="0" w:space="0" w:color="auto"/>
            <w:left w:val="none" w:sz="0" w:space="0" w:color="auto"/>
            <w:bottom w:val="none" w:sz="0" w:space="0" w:color="auto"/>
            <w:right w:val="none" w:sz="0" w:space="0" w:color="auto"/>
          </w:divBdr>
        </w:div>
        <w:div w:id="549267904">
          <w:marLeft w:val="0"/>
          <w:marRight w:val="0"/>
          <w:marTop w:val="0"/>
          <w:marBottom w:val="0"/>
          <w:divBdr>
            <w:top w:val="none" w:sz="0" w:space="0" w:color="auto"/>
            <w:left w:val="none" w:sz="0" w:space="0" w:color="auto"/>
            <w:bottom w:val="none" w:sz="0" w:space="0" w:color="auto"/>
            <w:right w:val="none" w:sz="0" w:space="0" w:color="auto"/>
          </w:divBdr>
        </w:div>
        <w:div w:id="1070274406">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75826725">
          <w:marLeft w:val="0"/>
          <w:marRight w:val="0"/>
          <w:marTop w:val="0"/>
          <w:marBottom w:val="0"/>
          <w:divBdr>
            <w:top w:val="none" w:sz="0" w:space="0" w:color="auto"/>
            <w:left w:val="none" w:sz="0" w:space="0" w:color="auto"/>
            <w:bottom w:val="none" w:sz="0" w:space="0" w:color="auto"/>
            <w:right w:val="none" w:sz="0" w:space="0" w:color="auto"/>
          </w:divBdr>
        </w:div>
        <w:div w:id="1224875862">
          <w:marLeft w:val="0"/>
          <w:marRight w:val="0"/>
          <w:marTop w:val="0"/>
          <w:marBottom w:val="0"/>
          <w:divBdr>
            <w:top w:val="none" w:sz="0" w:space="0" w:color="auto"/>
            <w:left w:val="none" w:sz="0" w:space="0" w:color="auto"/>
            <w:bottom w:val="none" w:sz="0" w:space="0" w:color="auto"/>
            <w:right w:val="none" w:sz="0" w:space="0" w:color="auto"/>
          </w:divBdr>
        </w:div>
        <w:div w:id="1024281040">
          <w:marLeft w:val="0"/>
          <w:marRight w:val="0"/>
          <w:marTop w:val="0"/>
          <w:marBottom w:val="0"/>
          <w:divBdr>
            <w:top w:val="none" w:sz="0" w:space="0" w:color="auto"/>
            <w:left w:val="none" w:sz="0" w:space="0" w:color="auto"/>
            <w:bottom w:val="none" w:sz="0" w:space="0" w:color="auto"/>
            <w:right w:val="none" w:sz="0" w:space="0" w:color="auto"/>
          </w:divBdr>
        </w:div>
        <w:div w:id="1308586295">
          <w:marLeft w:val="0"/>
          <w:marRight w:val="0"/>
          <w:marTop w:val="0"/>
          <w:marBottom w:val="0"/>
          <w:divBdr>
            <w:top w:val="none" w:sz="0" w:space="0" w:color="auto"/>
            <w:left w:val="none" w:sz="0" w:space="0" w:color="auto"/>
            <w:bottom w:val="none" w:sz="0" w:space="0" w:color="auto"/>
            <w:right w:val="none" w:sz="0" w:space="0" w:color="auto"/>
          </w:divBdr>
        </w:div>
        <w:div w:id="2128311781">
          <w:marLeft w:val="0"/>
          <w:marRight w:val="0"/>
          <w:marTop w:val="0"/>
          <w:marBottom w:val="0"/>
          <w:divBdr>
            <w:top w:val="none" w:sz="0" w:space="0" w:color="auto"/>
            <w:left w:val="none" w:sz="0" w:space="0" w:color="auto"/>
            <w:bottom w:val="none" w:sz="0" w:space="0" w:color="auto"/>
            <w:right w:val="none" w:sz="0" w:space="0" w:color="auto"/>
          </w:divBdr>
        </w:div>
        <w:div w:id="2000305310">
          <w:marLeft w:val="0"/>
          <w:marRight w:val="0"/>
          <w:marTop w:val="0"/>
          <w:marBottom w:val="0"/>
          <w:divBdr>
            <w:top w:val="none" w:sz="0" w:space="0" w:color="auto"/>
            <w:left w:val="none" w:sz="0" w:space="0" w:color="auto"/>
            <w:bottom w:val="none" w:sz="0" w:space="0" w:color="auto"/>
            <w:right w:val="none" w:sz="0" w:space="0" w:color="auto"/>
          </w:divBdr>
        </w:div>
        <w:div w:id="61412188">
          <w:marLeft w:val="0"/>
          <w:marRight w:val="0"/>
          <w:marTop w:val="0"/>
          <w:marBottom w:val="0"/>
          <w:divBdr>
            <w:top w:val="none" w:sz="0" w:space="0" w:color="auto"/>
            <w:left w:val="none" w:sz="0" w:space="0" w:color="auto"/>
            <w:bottom w:val="none" w:sz="0" w:space="0" w:color="auto"/>
            <w:right w:val="none" w:sz="0" w:space="0" w:color="auto"/>
          </w:divBdr>
        </w:div>
        <w:div w:id="825240012">
          <w:marLeft w:val="0"/>
          <w:marRight w:val="0"/>
          <w:marTop w:val="0"/>
          <w:marBottom w:val="0"/>
          <w:divBdr>
            <w:top w:val="none" w:sz="0" w:space="0" w:color="auto"/>
            <w:left w:val="none" w:sz="0" w:space="0" w:color="auto"/>
            <w:bottom w:val="none" w:sz="0" w:space="0" w:color="auto"/>
            <w:right w:val="none" w:sz="0" w:space="0" w:color="auto"/>
          </w:divBdr>
        </w:div>
        <w:div w:id="209222357">
          <w:marLeft w:val="0"/>
          <w:marRight w:val="0"/>
          <w:marTop w:val="0"/>
          <w:marBottom w:val="0"/>
          <w:divBdr>
            <w:top w:val="none" w:sz="0" w:space="0" w:color="auto"/>
            <w:left w:val="none" w:sz="0" w:space="0" w:color="auto"/>
            <w:bottom w:val="none" w:sz="0" w:space="0" w:color="auto"/>
            <w:right w:val="none" w:sz="0" w:space="0" w:color="auto"/>
          </w:divBdr>
        </w:div>
        <w:div w:id="1817988295">
          <w:marLeft w:val="0"/>
          <w:marRight w:val="0"/>
          <w:marTop w:val="0"/>
          <w:marBottom w:val="0"/>
          <w:divBdr>
            <w:top w:val="none" w:sz="0" w:space="0" w:color="auto"/>
            <w:left w:val="none" w:sz="0" w:space="0" w:color="auto"/>
            <w:bottom w:val="none" w:sz="0" w:space="0" w:color="auto"/>
            <w:right w:val="none" w:sz="0" w:space="0" w:color="auto"/>
          </w:divBdr>
        </w:div>
        <w:div w:id="54935225">
          <w:marLeft w:val="0"/>
          <w:marRight w:val="0"/>
          <w:marTop w:val="0"/>
          <w:marBottom w:val="0"/>
          <w:divBdr>
            <w:top w:val="none" w:sz="0" w:space="0" w:color="auto"/>
            <w:left w:val="none" w:sz="0" w:space="0" w:color="auto"/>
            <w:bottom w:val="none" w:sz="0" w:space="0" w:color="auto"/>
            <w:right w:val="none" w:sz="0" w:space="0" w:color="auto"/>
          </w:divBdr>
        </w:div>
        <w:div w:id="1754812666">
          <w:marLeft w:val="0"/>
          <w:marRight w:val="0"/>
          <w:marTop w:val="0"/>
          <w:marBottom w:val="0"/>
          <w:divBdr>
            <w:top w:val="none" w:sz="0" w:space="0" w:color="auto"/>
            <w:left w:val="none" w:sz="0" w:space="0" w:color="auto"/>
            <w:bottom w:val="none" w:sz="0" w:space="0" w:color="auto"/>
            <w:right w:val="none" w:sz="0" w:space="0" w:color="auto"/>
          </w:divBdr>
        </w:div>
        <w:div w:id="927617981">
          <w:marLeft w:val="0"/>
          <w:marRight w:val="0"/>
          <w:marTop w:val="0"/>
          <w:marBottom w:val="0"/>
          <w:divBdr>
            <w:top w:val="none" w:sz="0" w:space="0" w:color="auto"/>
            <w:left w:val="none" w:sz="0" w:space="0" w:color="auto"/>
            <w:bottom w:val="none" w:sz="0" w:space="0" w:color="auto"/>
            <w:right w:val="none" w:sz="0" w:space="0" w:color="auto"/>
          </w:divBdr>
        </w:div>
        <w:div w:id="418060604">
          <w:marLeft w:val="0"/>
          <w:marRight w:val="0"/>
          <w:marTop w:val="0"/>
          <w:marBottom w:val="0"/>
          <w:divBdr>
            <w:top w:val="none" w:sz="0" w:space="0" w:color="auto"/>
            <w:left w:val="none" w:sz="0" w:space="0" w:color="auto"/>
            <w:bottom w:val="none" w:sz="0" w:space="0" w:color="auto"/>
            <w:right w:val="none" w:sz="0" w:space="0" w:color="auto"/>
          </w:divBdr>
        </w:div>
        <w:div w:id="559678959">
          <w:marLeft w:val="0"/>
          <w:marRight w:val="0"/>
          <w:marTop w:val="0"/>
          <w:marBottom w:val="0"/>
          <w:divBdr>
            <w:top w:val="none" w:sz="0" w:space="0" w:color="auto"/>
            <w:left w:val="none" w:sz="0" w:space="0" w:color="auto"/>
            <w:bottom w:val="none" w:sz="0" w:space="0" w:color="auto"/>
            <w:right w:val="none" w:sz="0" w:space="0" w:color="auto"/>
          </w:divBdr>
        </w:div>
        <w:div w:id="605889987">
          <w:marLeft w:val="0"/>
          <w:marRight w:val="0"/>
          <w:marTop w:val="0"/>
          <w:marBottom w:val="0"/>
          <w:divBdr>
            <w:top w:val="none" w:sz="0" w:space="0" w:color="auto"/>
            <w:left w:val="none" w:sz="0" w:space="0" w:color="auto"/>
            <w:bottom w:val="none" w:sz="0" w:space="0" w:color="auto"/>
            <w:right w:val="none" w:sz="0" w:space="0" w:color="auto"/>
          </w:divBdr>
        </w:div>
        <w:div w:id="811211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deseoaprender.com/InfBasicLecc6.htm" TargetMode="External"/><Relationship Id="rId21" Type="http://schemas.openxmlformats.org/officeDocument/2006/relationships/hyperlink" Target="http://es.wikipedia.org/wiki/Noruega" TargetMode="External"/><Relationship Id="rId42" Type="http://schemas.openxmlformats.org/officeDocument/2006/relationships/hyperlink" Target="http://es.wikipedia.org/wiki/Nintendo_Wii" TargetMode="External"/><Relationship Id="rId63" Type="http://schemas.openxmlformats.org/officeDocument/2006/relationships/hyperlink" Target="http://es.wikipedia.org/w/index.php?title=Hspda&amp;action=edit&amp;redlink=1" TargetMode="External"/><Relationship Id="rId84" Type="http://schemas.openxmlformats.org/officeDocument/2006/relationships/hyperlink" Target="http://es.wikipedia.org/w/index.php?title=Capacidad_espacial&amp;action=edit&amp;redlink=1" TargetMode="External"/><Relationship Id="rId138" Type="http://schemas.openxmlformats.org/officeDocument/2006/relationships/image" Target="media/image34.jpeg"/><Relationship Id="rId159" Type="http://schemas.openxmlformats.org/officeDocument/2006/relationships/image" Target="media/image52.jpeg"/><Relationship Id="rId170" Type="http://schemas.openxmlformats.org/officeDocument/2006/relationships/image" Target="media/image63.jpeg"/><Relationship Id="rId191" Type="http://schemas.openxmlformats.org/officeDocument/2006/relationships/image" Target="media/image83.jpeg"/><Relationship Id="rId205" Type="http://schemas.openxmlformats.org/officeDocument/2006/relationships/hyperlink" Target="http://www.deseoaprender.com/LeccInfBasica/InfBasicaLecc18.htm" TargetMode="External"/><Relationship Id="rId226" Type="http://schemas.openxmlformats.org/officeDocument/2006/relationships/fontTable" Target="fontTable.xml"/><Relationship Id="rId107" Type="http://schemas.openxmlformats.org/officeDocument/2006/relationships/image" Target="media/image13.gif"/><Relationship Id="rId11" Type="http://schemas.openxmlformats.org/officeDocument/2006/relationships/hyperlink" Target="http://es.wikipedia.org/wiki/Inform%C3%A1tica" TargetMode="External"/><Relationship Id="rId32" Type="http://schemas.openxmlformats.org/officeDocument/2006/relationships/hyperlink" Target="http://es.wikipedia.org/wiki/Mbit/s" TargetMode="External"/><Relationship Id="rId53" Type="http://schemas.openxmlformats.org/officeDocument/2006/relationships/hyperlink" Target="http://es.wikipedia.org/wiki/Bluetooth" TargetMode="External"/><Relationship Id="rId74" Type="http://schemas.openxmlformats.org/officeDocument/2006/relationships/hyperlink" Target="http://es.wikipedia.org/w/index.php?title=Bluetooth&amp;action=edit&amp;section=10" TargetMode="External"/><Relationship Id="rId128" Type="http://schemas.openxmlformats.org/officeDocument/2006/relationships/image" Target="media/image26.jpeg"/><Relationship Id="rId149" Type="http://schemas.openxmlformats.org/officeDocument/2006/relationships/image" Target="media/image43.jpeg"/><Relationship Id="rId5" Type="http://schemas.openxmlformats.org/officeDocument/2006/relationships/hyperlink" Target="http://es.wikipedia.org/wiki/Datos" TargetMode="External"/><Relationship Id="rId95" Type="http://schemas.openxmlformats.org/officeDocument/2006/relationships/image" Target="media/image5.gif"/><Relationship Id="rId160" Type="http://schemas.openxmlformats.org/officeDocument/2006/relationships/image" Target="media/image53.gif"/><Relationship Id="rId181" Type="http://schemas.openxmlformats.org/officeDocument/2006/relationships/image" Target="media/image73.jpeg"/><Relationship Id="rId216" Type="http://schemas.openxmlformats.org/officeDocument/2006/relationships/image" Target="media/image106.jpeg"/><Relationship Id="rId211" Type="http://schemas.openxmlformats.org/officeDocument/2006/relationships/image" Target="media/image101.jpeg"/><Relationship Id="rId22" Type="http://schemas.openxmlformats.org/officeDocument/2006/relationships/hyperlink" Target="http://es.wikipedia.org/wiki/Harald_Bl%C3%A5tand" TargetMode="External"/><Relationship Id="rId27" Type="http://schemas.openxmlformats.org/officeDocument/2006/relationships/hyperlink" Target="http://es.wikipedia.org/wiki/Apple_Mighty_Mouse" TargetMode="External"/><Relationship Id="rId43" Type="http://schemas.openxmlformats.org/officeDocument/2006/relationships/hyperlink" Target="http://es.wikipedia.org/wiki/Nintendo_Wii" TargetMode="External"/><Relationship Id="rId48" Type="http://schemas.openxmlformats.org/officeDocument/2006/relationships/hyperlink" Target="http://es.wikipedia.org/wiki/Tel%C3%A9fono" TargetMode="External"/><Relationship Id="rId64" Type="http://schemas.openxmlformats.org/officeDocument/2006/relationships/hyperlink" Target="http://es.wikipedia.org/wiki/Wi-Fi" TargetMode="External"/><Relationship Id="rId69" Type="http://schemas.openxmlformats.org/officeDocument/2006/relationships/hyperlink" Target="http://es.wikipedia.org/wiki/S" TargetMode="External"/><Relationship Id="rId113" Type="http://schemas.openxmlformats.org/officeDocument/2006/relationships/hyperlink" Target="http://www.deseoaprender.com/InfBasicLecc6.htm" TargetMode="External"/><Relationship Id="rId118" Type="http://schemas.openxmlformats.org/officeDocument/2006/relationships/image" Target="media/image19.jpeg"/><Relationship Id="rId134" Type="http://schemas.openxmlformats.org/officeDocument/2006/relationships/image" Target="media/image32.jpeg"/><Relationship Id="rId139" Type="http://schemas.openxmlformats.org/officeDocument/2006/relationships/image" Target="media/image35.jpeg"/><Relationship Id="rId80" Type="http://schemas.openxmlformats.org/officeDocument/2006/relationships/hyperlink" Target="http://es.wikipedia.org/w/index.php?title=Bluetooth&amp;action=edit&amp;section=12" TargetMode="External"/><Relationship Id="rId85" Type="http://schemas.openxmlformats.org/officeDocument/2006/relationships/hyperlink" Target="http://es.wikipedia.org/wiki/Espacio_(f%C3%ADsica)" TargetMode="External"/><Relationship Id="rId150" Type="http://schemas.openxmlformats.org/officeDocument/2006/relationships/image" Target="media/image44.jpeg"/><Relationship Id="rId155" Type="http://schemas.openxmlformats.org/officeDocument/2006/relationships/hyperlink" Target="http://www.deseoaprender.com/amigos.html" TargetMode="External"/><Relationship Id="rId171" Type="http://schemas.openxmlformats.org/officeDocument/2006/relationships/image" Target="media/image64.jpeg"/><Relationship Id="rId176" Type="http://schemas.openxmlformats.org/officeDocument/2006/relationships/image" Target="media/image68.jpeg"/><Relationship Id="rId192" Type="http://schemas.openxmlformats.org/officeDocument/2006/relationships/image" Target="media/image84.jpeg"/><Relationship Id="rId197" Type="http://schemas.openxmlformats.org/officeDocument/2006/relationships/image" Target="media/image88.jpeg"/><Relationship Id="rId206" Type="http://schemas.openxmlformats.org/officeDocument/2006/relationships/image" Target="media/image96.jpeg"/><Relationship Id="rId227" Type="http://schemas.openxmlformats.org/officeDocument/2006/relationships/theme" Target="theme/theme1.xml"/><Relationship Id="rId201" Type="http://schemas.openxmlformats.org/officeDocument/2006/relationships/image" Target="media/image92.jpeg"/><Relationship Id="rId222" Type="http://schemas.openxmlformats.org/officeDocument/2006/relationships/image" Target="media/image112.jpeg"/><Relationship Id="rId12" Type="http://schemas.openxmlformats.org/officeDocument/2006/relationships/hyperlink" Target="http://es.wikipedia.org/wiki/PDA" TargetMode="External"/><Relationship Id="rId17" Type="http://schemas.openxmlformats.org/officeDocument/2006/relationships/hyperlink" Target="http://es.wikipedia.org/wiki/C%C3%A1mara_digital" TargetMode="External"/><Relationship Id="rId33" Type="http://schemas.openxmlformats.org/officeDocument/2006/relationships/hyperlink" Target="http://es.wikipedia.org/wiki/Mbit/s" TargetMode="External"/><Relationship Id="rId38" Type="http://schemas.openxmlformats.org/officeDocument/2006/relationships/hyperlink" Target="http://es.wikipedia.org/wiki/OBEX" TargetMode="External"/><Relationship Id="rId59" Type="http://schemas.openxmlformats.org/officeDocument/2006/relationships/hyperlink" Target="http://es.wikipedia.org/wiki/Nokia" TargetMode="External"/><Relationship Id="rId103" Type="http://schemas.openxmlformats.org/officeDocument/2006/relationships/image" Target="media/image10.jpeg"/><Relationship Id="rId108" Type="http://schemas.openxmlformats.org/officeDocument/2006/relationships/image" Target="media/image14.gif"/><Relationship Id="rId124" Type="http://schemas.openxmlformats.org/officeDocument/2006/relationships/image" Target="media/image22.jpeg"/><Relationship Id="rId129" Type="http://schemas.openxmlformats.org/officeDocument/2006/relationships/image" Target="media/image27.jpeg"/><Relationship Id="rId54" Type="http://schemas.openxmlformats.org/officeDocument/2006/relationships/hyperlink" Target="http://es.wikipedia.org/wiki/UWB" TargetMode="External"/><Relationship Id="rId70" Type="http://schemas.openxmlformats.org/officeDocument/2006/relationships/hyperlink" Target="http://es.wikipedia.org/wiki/DBm" TargetMode="External"/><Relationship Id="rId75" Type="http://schemas.openxmlformats.org/officeDocument/2006/relationships/hyperlink" Target="http://es.wikipedia.org/wiki/CPU" TargetMode="External"/><Relationship Id="rId91" Type="http://schemas.openxmlformats.org/officeDocument/2006/relationships/hyperlink" Target="http://es.wikipedia.org/w/index.php?title=Enlace_infrarrojo&amp;action=edit&amp;section=2" TargetMode="External"/><Relationship Id="rId96" Type="http://schemas.openxmlformats.org/officeDocument/2006/relationships/image" Target="media/image6.jpeg"/><Relationship Id="rId140" Type="http://schemas.openxmlformats.org/officeDocument/2006/relationships/image" Target="media/image36.jpeg"/><Relationship Id="rId145" Type="http://schemas.openxmlformats.org/officeDocument/2006/relationships/image" Target="media/image40.jpeg"/><Relationship Id="rId161" Type="http://schemas.openxmlformats.org/officeDocument/2006/relationships/image" Target="media/image54.jpeg"/><Relationship Id="rId166" Type="http://schemas.openxmlformats.org/officeDocument/2006/relationships/image" Target="media/image59.jpeg"/><Relationship Id="rId182" Type="http://schemas.openxmlformats.org/officeDocument/2006/relationships/image" Target="media/image74.jpeg"/><Relationship Id="rId187" Type="http://schemas.openxmlformats.org/officeDocument/2006/relationships/image" Target="media/image79.jpeg"/><Relationship Id="rId217" Type="http://schemas.openxmlformats.org/officeDocument/2006/relationships/image" Target="media/image107.jpeg"/><Relationship Id="rId1" Type="http://schemas.openxmlformats.org/officeDocument/2006/relationships/numbering" Target="numbering.xml"/><Relationship Id="rId6" Type="http://schemas.openxmlformats.org/officeDocument/2006/relationships/hyperlink" Target="http://es.wikipedia.org/wiki/Radiofrecuencia" TargetMode="External"/><Relationship Id="rId212" Type="http://schemas.openxmlformats.org/officeDocument/2006/relationships/image" Target="media/image102.jpeg"/><Relationship Id="rId23" Type="http://schemas.openxmlformats.org/officeDocument/2006/relationships/hyperlink" Target="http://es.wikipedia.org/w/index.php?title=Bluetooth&amp;action=edit&amp;section=2" TargetMode="External"/><Relationship Id="rId28" Type="http://schemas.openxmlformats.org/officeDocument/2006/relationships/hyperlink" Target="http://es.wikipedia.org/wiki/Protocolo_de_comunicaciones" TargetMode="External"/><Relationship Id="rId49" Type="http://schemas.openxmlformats.org/officeDocument/2006/relationships/hyperlink" Target="http://es.wikipedia.org/wiki/Chip" TargetMode="External"/><Relationship Id="rId114" Type="http://schemas.openxmlformats.org/officeDocument/2006/relationships/image" Target="media/image17.gif"/><Relationship Id="rId119" Type="http://schemas.openxmlformats.org/officeDocument/2006/relationships/hyperlink" Target="http://www.deseoaprender.com/InfBasicLecc4.htm" TargetMode="External"/><Relationship Id="rId44" Type="http://schemas.openxmlformats.org/officeDocument/2006/relationships/hyperlink" Target="http://es.wikipedia.org/w/index.php?title=Bluetooth&amp;action=edit&amp;section=5" TargetMode="External"/><Relationship Id="rId60" Type="http://schemas.openxmlformats.org/officeDocument/2006/relationships/hyperlink" Target="http://es.wikipedia.org/wiki/Bluetooth" TargetMode="External"/><Relationship Id="rId65" Type="http://schemas.openxmlformats.org/officeDocument/2006/relationships/hyperlink" Target="http://es.wikipedia.org/w/index.php?title=Bluetooth&amp;action=edit&amp;section=9" TargetMode="External"/><Relationship Id="rId81" Type="http://schemas.openxmlformats.org/officeDocument/2006/relationships/hyperlink" Target="http://es.wikipedia.org/wiki/M%C3%B3dem" TargetMode="External"/><Relationship Id="rId86" Type="http://schemas.openxmlformats.org/officeDocument/2006/relationships/hyperlink" Target="http://es.wikipedia.org/wiki/Longitud_de_onda" TargetMode="External"/><Relationship Id="rId130" Type="http://schemas.openxmlformats.org/officeDocument/2006/relationships/image" Target="media/image28.jpeg"/><Relationship Id="rId135" Type="http://schemas.openxmlformats.org/officeDocument/2006/relationships/image" Target="media/image33.jpeg"/><Relationship Id="rId151" Type="http://schemas.openxmlformats.org/officeDocument/2006/relationships/image" Target="media/image45.jpeg"/><Relationship Id="rId156" Type="http://schemas.openxmlformats.org/officeDocument/2006/relationships/image" Target="media/image49.jpeg"/><Relationship Id="rId177" Type="http://schemas.openxmlformats.org/officeDocument/2006/relationships/image" Target="media/image69.jpeg"/><Relationship Id="rId198" Type="http://schemas.openxmlformats.org/officeDocument/2006/relationships/image" Target="media/image89.jpeg"/><Relationship Id="rId172" Type="http://schemas.openxmlformats.org/officeDocument/2006/relationships/image" Target="media/image65.jpeg"/><Relationship Id="rId193" Type="http://schemas.openxmlformats.org/officeDocument/2006/relationships/image" Target="media/image85.jpeg"/><Relationship Id="rId202" Type="http://schemas.openxmlformats.org/officeDocument/2006/relationships/image" Target="media/image93.jpeg"/><Relationship Id="rId207" Type="http://schemas.openxmlformats.org/officeDocument/2006/relationships/image" Target="media/image97.jpeg"/><Relationship Id="rId223" Type="http://schemas.openxmlformats.org/officeDocument/2006/relationships/image" Target="media/image113.jpeg"/><Relationship Id="rId13" Type="http://schemas.openxmlformats.org/officeDocument/2006/relationships/hyperlink" Target="http://es.wikipedia.org/wiki/Tel%C3%A9fono_m%C3%B3vil" TargetMode="External"/><Relationship Id="rId18" Type="http://schemas.openxmlformats.org/officeDocument/2006/relationships/hyperlink" Target="http://es.wikipedia.org/wiki/Archivo:Bluetooth_bw.png" TargetMode="External"/><Relationship Id="rId39" Type="http://schemas.openxmlformats.org/officeDocument/2006/relationships/hyperlink" Target="http://es.wikipedia.org/wiki/GPS" TargetMode="External"/><Relationship Id="rId109" Type="http://schemas.openxmlformats.org/officeDocument/2006/relationships/hyperlink" Target="http://www.deseoaprender.com/InfBasicLecc5.htm" TargetMode="External"/><Relationship Id="rId34" Type="http://schemas.openxmlformats.org/officeDocument/2006/relationships/hyperlink" Target="http://es.wikipedia.org/w/index.php?title=Bluetooth&amp;action=edit&amp;section=3" TargetMode="External"/><Relationship Id="rId50" Type="http://schemas.openxmlformats.org/officeDocument/2006/relationships/hyperlink" Target="http://es.wikipedia.org/wiki/Wi-Fi" TargetMode="External"/><Relationship Id="rId55" Type="http://schemas.openxmlformats.org/officeDocument/2006/relationships/hyperlink" Target="http://es.wikipedia.org/wiki/Modelo_OSI" TargetMode="External"/><Relationship Id="rId76" Type="http://schemas.openxmlformats.org/officeDocument/2006/relationships/hyperlink" Target="http://es.wikipedia.org/w/index.php?title=Bluetooth&amp;action=edit&amp;section=11" TargetMode="External"/><Relationship Id="rId97" Type="http://schemas.openxmlformats.org/officeDocument/2006/relationships/image" Target="media/image7.jpeg"/><Relationship Id="rId104" Type="http://schemas.openxmlformats.org/officeDocument/2006/relationships/hyperlink" Target="http://www.deseoaprender.com/InfBasicLecc3.htm" TargetMode="External"/><Relationship Id="rId120" Type="http://schemas.openxmlformats.org/officeDocument/2006/relationships/image" Target="media/image20.gif"/><Relationship Id="rId125" Type="http://schemas.openxmlformats.org/officeDocument/2006/relationships/image" Target="media/image23.jpeg"/><Relationship Id="rId141" Type="http://schemas.openxmlformats.org/officeDocument/2006/relationships/image" Target="media/image37.jpeg"/><Relationship Id="rId146" Type="http://schemas.openxmlformats.org/officeDocument/2006/relationships/hyperlink" Target="http://www.deseoaprender.com/InfBasicLecc9.htm" TargetMode="External"/><Relationship Id="rId167" Type="http://schemas.openxmlformats.org/officeDocument/2006/relationships/image" Target="media/image60.jpeg"/><Relationship Id="rId188" Type="http://schemas.openxmlformats.org/officeDocument/2006/relationships/image" Target="media/image80.jpeg"/><Relationship Id="rId7" Type="http://schemas.openxmlformats.org/officeDocument/2006/relationships/hyperlink" Target="http://es.wikipedia.org/wiki/Banda_ISM" TargetMode="External"/><Relationship Id="rId71" Type="http://schemas.openxmlformats.org/officeDocument/2006/relationships/hyperlink" Target="http://es.wikipedia.org/wiki/Chip" TargetMode="External"/><Relationship Id="rId92" Type="http://schemas.openxmlformats.org/officeDocument/2006/relationships/hyperlink" Target="http://es.wikipedia.org/w/index.php?title=Enlace_infrarrojo&amp;action=edit&amp;section=3" TargetMode="External"/><Relationship Id="rId162" Type="http://schemas.openxmlformats.org/officeDocument/2006/relationships/image" Target="media/image55.jpeg"/><Relationship Id="rId183" Type="http://schemas.openxmlformats.org/officeDocument/2006/relationships/image" Target="media/image75.jpeg"/><Relationship Id="rId213" Type="http://schemas.openxmlformats.org/officeDocument/2006/relationships/image" Target="media/image103.jpeg"/><Relationship Id="rId218" Type="http://schemas.openxmlformats.org/officeDocument/2006/relationships/image" Target="media/image108.jpeg"/><Relationship Id="rId2" Type="http://schemas.openxmlformats.org/officeDocument/2006/relationships/styles" Target="styles.xml"/><Relationship Id="rId29" Type="http://schemas.openxmlformats.org/officeDocument/2006/relationships/hyperlink" Target="http://es.wikipedia.org/wiki/Transceptor" TargetMode="External"/><Relationship Id="rId24" Type="http://schemas.openxmlformats.org/officeDocument/2006/relationships/hyperlink" Target="http://es.wikipedia.org/wiki/Archivo:BTMightyMouse.jpg" TargetMode="External"/><Relationship Id="rId40" Type="http://schemas.openxmlformats.org/officeDocument/2006/relationships/hyperlink" Target="http://es.wikipedia.org/wiki/Sony" TargetMode="External"/><Relationship Id="rId45" Type="http://schemas.openxmlformats.org/officeDocument/2006/relationships/hyperlink" Target="http://es.wikipedia.org/wiki/1994" TargetMode="External"/><Relationship Id="rId66" Type="http://schemas.openxmlformats.org/officeDocument/2006/relationships/hyperlink" Target="http://es.wikipedia.org/wiki/Bluetooth_(especificaci%C3%B3n)" TargetMode="External"/><Relationship Id="rId87" Type="http://schemas.openxmlformats.org/officeDocument/2006/relationships/hyperlink" Target="http://es.wikipedia.org/wiki/Infrarrojo" TargetMode="External"/><Relationship Id="rId110" Type="http://schemas.openxmlformats.org/officeDocument/2006/relationships/image" Target="media/image15.jpeg"/><Relationship Id="rId115" Type="http://schemas.openxmlformats.org/officeDocument/2006/relationships/image" Target="media/image18.gif"/><Relationship Id="rId131" Type="http://schemas.openxmlformats.org/officeDocument/2006/relationships/image" Target="media/image29.jpeg"/><Relationship Id="rId136" Type="http://schemas.openxmlformats.org/officeDocument/2006/relationships/hyperlink" Target="http://www.deseoaprender.com/LeccInfBasica/InfBasicLecc8.htm" TargetMode="External"/><Relationship Id="rId157" Type="http://schemas.openxmlformats.org/officeDocument/2006/relationships/image" Target="media/image50.jpeg"/><Relationship Id="rId178" Type="http://schemas.openxmlformats.org/officeDocument/2006/relationships/image" Target="media/image70.jpeg"/><Relationship Id="rId61" Type="http://schemas.openxmlformats.org/officeDocument/2006/relationships/hyperlink" Target="http://es.wikipedia.org/wiki/Wibree" TargetMode="External"/><Relationship Id="rId82" Type="http://schemas.openxmlformats.org/officeDocument/2006/relationships/hyperlink" Target="http://es.wikipedia.org/wiki/Bluetooth_Special_Interest_Group" TargetMode="External"/><Relationship Id="rId152" Type="http://schemas.openxmlformats.org/officeDocument/2006/relationships/image" Target="media/image46.jpeg"/><Relationship Id="rId173" Type="http://schemas.openxmlformats.org/officeDocument/2006/relationships/image" Target="media/image66.jpeg"/><Relationship Id="rId194" Type="http://schemas.openxmlformats.org/officeDocument/2006/relationships/hyperlink" Target="http://www.deseoaprender.com/LeccInfBasica/InfBasicaLecc16.htm" TargetMode="External"/><Relationship Id="rId199" Type="http://schemas.openxmlformats.org/officeDocument/2006/relationships/image" Target="media/image90.jpeg"/><Relationship Id="rId203" Type="http://schemas.openxmlformats.org/officeDocument/2006/relationships/image" Target="media/image94.jpeg"/><Relationship Id="rId208" Type="http://schemas.openxmlformats.org/officeDocument/2006/relationships/image" Target="media/image98.jpeg"/><Relationship Id="rId19" Type="http://schemas.openxmlformats.org/officeDocument/2006/relationships/image" Target="media/image1.png"/><Relationship Id="rId224" Type="http://schemas.openxmlformats.org/officeDocument/2006/relationships/image" Target="media/image114.jpeg"/><Relationship Id="rId14" Type="http://schemas.openxmlformats.org/officeDocument/2006/relationships/hyperlink" Target="http://es.wikipedia.org/wiki/Computadora_port%C3%A1til" TargetMode="External"/><Relationship Id="rId30" Type="http://schemas.openxmlformats.org/officeDocument/2006/relationships/hyperlink" Target="http://es.wikipedia.org/wiki/Radiofrecuencia" TargetMode="External"/><Relationship Id="rId35" Type="http://schemas.openxmlformats.org/officeDocument/2006/relationships/hyperlink" Target="http://es.wikipedia.org/wiki/Perfil_Bluetooth" TargetMode="External"/><Relationship Id="rId56" Type="http://schemas.openxmlformats.org/officeDocument/2006/relationships/hyperlink" Target="http://es.wikipedia.org/wiki/VOIP" TargetMode="External"/><Relationship Id="rId77" Type="http://schemas.openxmlformats.org/officeDocument/2006/relationships/hyperlink" Target="http://es.wikipedia.org/wiki/Wi-Fi" TargetMode="External"/><Relationship Id="rId100" Type="http://schemas.openxmlformats.org/officeDocument/2006/relationships/image" Target="media/image9.jpeg"/><Relationship Id="rId105" Type="http://schemas.openxmlformats.org/officeDocument/2006/relationships/image" Target="media/image11.jpeg"/><Relationship Id="rId126" Type="http://schemas.openxmlformats.org/officeDocument/2006/relationships/image" Target="media/image24.jpeg"/><Relationship Id="rId147" Type="http://schemas.openxmlformats.org/officeDocument/2006/relationships/image" Target="media/image41.jpeg"/><Relationship Id="rId168" Type="http://schemas.openxmlformats.org/officeDocument/2006/relationships/image" Target="media/image61.jpeg"/><Relationship Id="rId8" Type="http://schemas.openxmlformats.org/officeDocument/2006/relationships/hyperlink" Target="http://es.wikipedia.org/wiki/GHz" TargetMode="External"/><Relationship Id="rId51" Type="http://schemas.openxmlformats.org/officeDocument/2006/relationships/hyperlink" Target="http://es.wikipedia.org/w/index.php?title=Bluetooth&amp;action=edit&amp;section=6" TargetMode="External"/><Relationship Id="rId72" Type="http://schemas.openxmlformats.org/officeDocument/2006/relationships/hyperlink" Target="http://es.wikipedia.org/wiki/CMOS" TargetMode="External"/><Relationship Id="rId93" Type="http://schemas.openxmlformats.org/officeDocument/2006/relationships/image" Target="media/image4.gif"/><Relationship Id="rId98" Type="http://schemas.openxmlformats.org/officeDocument/2006/relationships/image" Target="media/image8.jpeg"/><Relationship Id="rId121" Type="http://schemas.openxmlformats.org/officeDocument/2006/relationships/hyperlink" Target="http://www.deseoaprender.com/amigos.html" TargetMode="External"/><Relationship Id="rId142" Type="http://schemas.openxmlformats.org/officeDocument/2006/relationships/hyperlink" Target="http://www.deseoaprender.com/InfBasicLecc9.htm" TargetMode="External"/><Relationship Id="rId163" Type="http://schemas.openxmlformats.org/officeDocument/2006/relationships/image" Target="media/image56.jpeg"/><Relationship Id="rId184" Type="http://schemas.openxmlformats.org/officeDocument/2006/relationships/image" Target="media/image76.jpeg"/><Relationship Id="rId189" Type="http://schemas.openxmlformats.org/officeDocument/2006/relationships/image" Target="media/image81.jpeg"/><Relationship Id="rId219" Type="http://schemas.openxmlformats.org/officeDocument/2006/relationships/image" Target="media/image109.gif"/><Relationship Id="rId3" Type="http://schemas.openxmlformats.org/officeDocument/2006/relationships/settings" Target="settings.xml"/><Relationship Id="rId214" Type="http://schemas.openxmlformats.org/officeDocument/2006/relationships/image" Target="media/image104.jpeg"/><Relationship Id="rId25" Type="http://schemas.openxmlformats.org/officeDocument/2006/relationships/image" Target="media/image2.jpeg"/><Relationship Id="rId46" Type="http://schemas.openxmlformats.org/officeDocument/2006/relationships/hyperlink" Target="http://es.wikipedia.org/wiki/Ericsson" TargetMode="External"/><Relationship Id="rId67" Type="http://schemas.openxmlformats.org/officeDocument/2006/relationships/hyperlink" Target="http://es.wikipedia.org/wiki/Metro" TargetMode="External"/><Relationship Id="rId116" Type="http://schemas.openxmlformats.org/officeDocument/2006/relationships/hyperlink" Target="http://www.deseoaprender.com/amigos.html" TargetMode="External"/><Relationship Id="rId137" Type="http://schemas.openxmlformats.org/officeDocument/2006/relationships/hyperlink" Target="http://www.deseoaprender.com/amigos.html" TargetMode="External"/><Relationship Id="rId158" Type="http://schemas.openxmlformats.org/officeDocument/2006/relationships/image" Target="media/image51.jpeg"/><Relationship Id="rId20" Type="http://schemas.openxmlformats.org/officeDocument/2006/relationships/hyperlink" Target="http://es.wikipedia.org/wiki/Dinamarca" TargetMode="External"/><Relationship Id="rId41" Type="http://schemas.openxmlformats.org/officeDocument/2006/relationships/hyperlink" Target="http://es.wikipedia.org/wiki/PlayStation_3" TargetMode="External"/><Relationship Id="rId62" Type="http://schemas.openxmlformats.org/officeDocument/2006/relationships/hyperlink" Target="http://es.wikipedia.org/wiki/Puerta_de_enlace" TargetMode="External"/><Relationship Id="rId83" Type="http://schemas.openxmlformats.org/officeDocument/2006/relationships/hyperlink" Target="http://es.wikipedia.org/wiki/Wi-Fi" TargetMode="External"/><Relationship Id="rId88" Type="http://schemas.openxmlformats.org/officeDocument/2006/relationships/hyperlink" Target="http://es.wikipedia.org/wiki/Nan%C3%B3metro" TargetMode="External"/><Relationship Id="rId111" Type="http://schemas.openxmlformats.org/officeDocument/2006/relationships/image" Target="media/image16.gif"/><Relationship Id="rId132" Type="http://schemas.openxmlformats.org/officeDocument/2006/relationships/image" Target="media/image30.jpeg"/><Relationship Id="rId153" Type="http://schemas.openxmlformats.org/officeDocument/2006/relationships/image" Target="media/image47.jpeg"/><Relationship Id="rId174" Type="http://schemas.openxmlformats.org/officeDocument/2006/relationships/hyperlink" Target="http://www.deseoaprender.com/amigos.html" TargetMode="External"/><Relationship Id="rId179" Type="http://schemas.openxmlformats.org/officeDocument/2006/relationships/image" Target="media/image71.jpeg"/><Relationship Id="rId195" Type="http://schemas.openxmlformats.org/officeDocument/2006/relationships/image" Target="media/image86.jpeg"/><Relationship Id="rId209" Type="http://schemas.openxmlformats.org/officeDocument/2006/relationships/image" Target="media/image99.jpeg"/><Relationship Id="rId190" Type="http://schemas.openxmlformats.org/officeDocument/2006/relationships/image" Target="media/image82.jpeg"/><Relationship Id="rId204" Type="http://schemas.openxmlformats.org/officeDocument/2006/relationships/image" Target="media/image95.jpeg"/><Relationship Id="rId220" Type="http://schemas.openxmlformats.org/officeDocument/2006/relationships/image" Target="media/image110.jpeg"/><Relationship Id="rId225" Type="http://schemas.openxmlformats.org/officeDocument/2006/relationships/hyperlink" Target="http://www.hotmail.com" TargetMode="External"/><Relationship Id="rId15" Type="http://schemas.openxmlformats.org/officeDocument/2006/relationships/hyperlink" Target="http://es.wikipedia.org/wiki/Computadora_personal" TargetMode="External"/><Relationship Id="rId36" Type="http://schemas.openxmlformats.org/officeDocument/2006/relationships/hyperlink" Target="http://es.wikipedia.org/w/index.php?title=Bluetooth&amp;action=edit&amp;section=4" TargetMode="External"/><Relationship Id="rId57" Type="http://schemas.openxmlformats.org/officeDocument/2006/relationships/hyperlink" Target="http://es.wikipedia.org/wiki/Modelo_OSI" TargetMode="External"/><Relationship Id="rId106" Type="http://schemas.openxmlformats.org/officeDocument/2006/relationships/image" Target="media/image12.gif"/><Relationship Id="rId127" Type="http://schemas.openxmlformats.org/officeDocument/2006/relationships/image" Target="media/image25.jpeg"/><Relationship Id="rId10" Type="http://schemas.openxmlformats.org/officeDocument/2006/relationships/hyperlink" Target="http://es.wikipedia.org/wiki/Telecomunicaciones" TargetMode="External"/><Relationship Id="rId31" Type="http://schemas.openxmlformats.org/officeDocument/2006/relationships/hyperlink" Target="http://es.wikipedia.org/wiki/Mbit/s" TargetMode="External"/><Relationship Id="rId52" Type="http://schemas.openxmlformats.org/officeDocument/2006/relationships/hyperlink" Target="http://es.wikipedia.org/w/index.php?title=Bluetooth&amp;action=edit&amp;section=7" TargetMode="External"/><Relationship Id="rId73" Type="http://schemas.openxmlformats.org/officeDocument/2006/relationships/hyperlink" Target="http://es.wikipedia.org/wiki/Banda_base" TargetMode="External"/><Relationship Id="rId78" Type="http://schemas.openxmlformats.org/officeDocument/2006/relationships/hyperlink" Target="http://es.wikipedia.org/wiki/PDA" TargetMode="External"/><Relationship Id="rId94" Type="http://schemas.openxmlformats.org/officeDocument/2006/relationships/hyperlink" Target="http://usuarios.multimania.es/tutoinformatica/raton.html#arriba" TargetMode="External"/><Relationship Id="rId99" Type="http://schemas.openxmlformats.org/officeDocument/2006/relationships/hyperlink" Target="http://www.deseoaprender.com/InfBasicLecc7.htm" TargetMode="External"/><Relationship Id="rId101" Type="http://schemas.openxmlformats.org/officeDocument/2006/relationships/hyperlink" Target="http://www.deseoaprender.com/office-2007.html" TargetMode="External"/><Relationship Id="rId122" Type="http://schemas.openxmlformats.org/officeDocument/2006/relationships/hyperlink" Target="http://www.deseoaprender.com/InfBasicLecc4.htm" TargetMode="External"/><Relationship Id="rId143" Type="http://schemas.openxmlformats.org/officeDocument/2006/relationships/image" Target="media/image38.jpeg"/><Relationship Id="rId148" Type="http://schemas.openxmlformats.org/officeDocument/2006/relationships/image" Target="media/image42.jpeg"/><Relationship Id="rId164" Type="http://schemas.openxmlformats.org/officeDocument/2006/relationships/image" Target="media/image57.jpeg"/><Relationship Id="rId169" Type="http://schemas.openxmlformats.org/officeDocument/2006/relationships/image" Target="media/image62.jpeg"/><Relationship Id="rId185"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hyperlink" Target="http://es.wikipedia.org/wiki/Redes_inal%C3%A1mbricas" TargetMode="External"/><Relationship Id="rId180" Type="http://schemas.openxmlformats.org/officeDocument/2006/relationships/image" Target="media/image72.jpeg"/><Relationship Id="rId210" Type="http://schemas.openxmlformats.org/officeDocument/2006/relationships/image" Target="media/image100.jpeg"/><Relationship Id="rId215" Type="http://schemas.openxmlformats.org/officeDocument/2006/relationships/image" Target="media/image105.jpeg"/><Relationship Id="rId26" Type="http://schemas.openxmlformats.org/officeDocument/2006/relationships/image" Target="media/image3.png"/><Relationship Id="rId47" Type="http://schemas.openxmlformats.org/officeDocument/2006/relationships/hyperlink" Target="http://es.wikipedia.org/wiki/Radio_(medio_de_comunicaci%C3%B3n)" TargetMode="External"/><Relationship Id="rId68" Type="http://schemas.openxmlformats.org/officeDocument/2006/relationships/hyperlink" Target="http://es.wikipedia.org/wiki/Full_Duplex" TargetMode="External"/><Relationship Id="rId89" Type="http://schemas.openxmlformats.org/officeDocument/2006/relationships/hyperlink" Target="http://es.wikipedia.org/wiki/Radiofrecuencia" TargetMode="External"/><Relationship Id="rId112" Type="http://schemas.openxmlformats.org/officeDocument/2006/relationships/hyperlink" Target="http://www.deseoaprender.com/amigos.html" TargetMode="External"/><Relationship Id="rId133" Type="http://schemas.openxmlformats.org/officeDocument/2006/relationships/image" Target="media/image31.jpeg"/><Relationship Id="rId154" Type="http://schemas.openxmlformats.org/officeDocument/2006/relationships/image" Target="media/image48.jpeg"/><Relationship Id="rId175" Type="http://schemas.openxmlformats.org/officeDocument/2006/relationships/image" Target="media/image67.jpeg"/><Relationship Id="rId196" Type="http://schemas.openxmlformats.org/officeDocument/2006/relationships/image" Target="media/image87.jpeg"/><Relationship Id="rId200" Type="http://schemas.openxmlformats.org/officeDocument/2006/relationships/image" Target="media/image91.jpeg"/><Relationship Id="rId16" Type="http://schemas.openxmlformats.org/officeDocument/2006/relationships/hyperlink" Target="http://es.wikipedia.org/wiki/Impresora" TargetMode="External"/><Relationship Id="rId221" Type="http://schemas.openxmlformats.org/officeDocument/2006/relationships/image" Target="media/image111.jpeg"/><Relationship Id="rId37" Type="http://schemas.openxmlformats.org/officeDocument/2006/relationships/hyperlink" Target="http://es.wikipedia.org/wiki/OBEX" TargetMode="External"/><Relationship Id="rId58" Type="http://schemas.openxmlformats.org/officeDocument/2006/relationships/hyperlink" Target="http://es.wikipedia.org/w/index.php?title=Bluetooth&amp;action=edit&amp;section=8" TargetMode="External"/><Relationship Id="rId79" Type="http://schemas.openxmlformats.org/officeDocument/2006/relationships/hyperlink" Target="http://es.wikipedia.org/wiki/Banda_ISM" TargetMode="External"/><Relationship Id="rId102" Type="http://schemas.openxmlformats.org/officeDocument/2006/relationships/hyperlink" Target="http://www.deseoaprender.com/InternetCurso/principalInternet.html" TargetMode="External"/><Relationship Id="rId123" Type="http://schemas.openxmlformats.org/officeDocument/2006/relationships/image" Target="media/image21.jpeg"/><Relationship Id="rId144" Type="http://schemas.openxmlformats.org/officeDocument/2006/relationships/image" Target="media/image39.jpeg"/><Relationship Id="rId90" Type="http://schemas.openxmlformats.org/officeDocument/2006/relationships/hyperlink" Target="http://es.wikipedia.org/wiki/Infrarrojo" TargetMode="External"/><Relationship Id="rId165" Type="http://schemas.openxmlformats.org/officeDocument/2006/relationships/image" Target="media/image58.jpeg"/><Relationship Id="rId186" Type="http://schemas.openxmlformats.org/officeDocument/2006/relationships/image" Target="media/image7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89</Pages>
  <Words>25121</Words>
  <Characters>138171</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dc:creator>
  <cp:keywords/>
  <dc:description/>
  <cp:lastModifiedBy>Jesus</cp:lastModifiedBy>
  <cp:revision>3</cp:revision>
  <dcterms:created xsi:type="dcterms:W3CDTF">2010-09-29T20:33:00Z</dcterms:created>
  <dcterms:modified xsi:type="dcterms:W3CDTF">2010-09-29T21:50:00Z</dcterms:modified>
</cp:coreProperties>
</file>